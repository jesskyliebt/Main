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158B13" w14:textId="77777777" w:rsidR="002A4D61" w:rsidRDefault="007D772A" w:rsidP="00617C83">
      <w:pPr>
        <w:pStyle w:val="Title"/>
      </w:pPr>
      <w:r>
        <w:t xml:space="preserve">CREATE AND </w:t>
      </w:r>
      <w:r w:rsidR="001B670B">
        <w:t>MANAGE A TRANSFER ORDER</w:t>
      </w:r>
    </w:p>
    <w:p w14:paraId="0F158B14" w14:textId="77777777" w:rsidR="00617C83" w:rsidRDefault="00617C83" w:rsidP="00617C83">
      <w:pPr>
        <w:rPr>
          <w:lang w:val="en-AU"/>
        </w:rPr>
      </w:pPr>
    </w:p>
    <w:p w14:paraId="0F158B15" w14:textId="77777777" w:rsidR="00617C83" w:rsidRDefault="00617C83" w:rsidP="00617C83">
      <w:pPr>
        <w:rPr>
          <w:lang w:val="en-AU"/>
        </w:rPr>
      </w:pPr>
    </w:p>
    <w:p w14:paraId="0F158B16" w14:textId="77777777" w:rsidR="00617C83" w:rsidRPr="00617C83" w:rsidRDefault="00617C83" w:rsidP="00617C83">
      <w:pPr>
        <w:rPr>
          <w:lang w:val="en-AU"/>
        </w:rPr>
      </w:pPr>
    </w:p>
    <w:p w14:paraId="0F158B17" w14:textId="77777777" w:rsidR="00D11123" w:rsidRPr="002D6397" w:rsidRDefault="00766CA6" w:rsidP="00B1180B">
      <w:pPr>
        <w:pStyle w:val="Heading2"/>
      </w:pPr>
      <w:r>
        <w:t>Introduction</w:t>
      </w:r>
    </w:p>
    <w:p w14:paraId="0F158B18" w14:textId="77777777" w:rsidR="00B57509" w:rsidRDefault="000A5DE1" w:rsidP="00B57509">
      <w:pPr>
        <w:pStyle w:val="Bodytextstyle"/>
      </w:pPr>
      <w:r w:rsidRPr="00352E5F">
        <w:t xml:space="preserve">This Standard Operating Procedure </w:t>
      </w:r>
      <w:r>
        <w:t xml:space="preserve">(SOP) </w:t>
      </w:r>
      <w:r w:rsidRPr="00352E5F">
        <w:t xml:space="preserve">has been developed to provide you with </w:t>
      </w:r>
      <w:r>
        <w:t>a</w:t>
      </w:r>
      <w:r w:rsidRPr="00352E5F">
        <w:t xml:space="preserve">n understanding of how to </w:t>
      </w:r>
      <w:r w:rsidR="00C26B3D">
        <w:t xml:space="preserve">send or receive a transfer order </w:t>
      </w:r>
      <w:r w:rsidRPr="00352E5F">
        <w:t xml:space="preserve">in the </w:t>
      </w:r>
      <w:r>
        <w:t>NAXT</w:t>
      </w:r>
      <w:r w:rsidRPr="00352E5F">
        <w:t xml:space="preserve"> system</w:t>
      </w:r>
      <w:r w:rsidR="00271036">
        <w:t>.</w:t>
      </w:r>
    </w:p>
    <w:p w14:paraId="0F158B19" w14:textId="77777777" w:rsidR="0013501D" w:rsidRDefault="0013501D" w:rsidP="001313DC">
      <w:pPr>
        <w:pStyle w:val="Bodytextstyle"/>
      </w:pPr>
    </w:p>
    <w:p w14:paraId="0F158B1A" w14:textId="77777777" w:rsidR="00A87CB7" w:rsidRDefault="00A87CB7" w:rsidP="00A87CB7">
      <w:r>
        <w:t>This procedure is linked to the following business processes:</w:t>
      </w:r>
    </w:p>
    <w:p w14:paraId="0F158B1B" w14:textId="77777777" w:rsidR="00A87CB7" w:rsidRPr="00A87CB7" w:rsidRDefault="00A87CB7" w:rsidP="00A87CB7">
      <w:pPr>
        <w:pStyle w:val="ListParagraph"/>
        <w:numPr>
          <w:ilvl w:val="0"/>
          <w:numId w:val="34"/>
        </w:numPr>
      </w:pPr>
      <w:r>
        <w:t xml:space="preserve">PRT </w:t>
      </w:r>
      <w:r w:rsidR="00C26B3D">
        <w:t>2.2.2</w:t>
      </w:r>
    </w:p>
    <w:p w14:paraId="0F158B1C" w14:textId="77777777" w:rsidR="00766CA6" w:rsidRDefault="00766CA6" w:rsidP="00A87CB7">
      <w:pPr>
        <w:pStyle w:val="Heading2"/>
      </w:pPr>
      <w:r>
        <w:t>Contents</w:t>
      </w:r>
    </w:p>
    <w:p w14:paraId="281DE82E" w14:textId="77777777" w:rsidR="008D087A" w:rsidRDefault="00766CA6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r w:rsidRPr="002E62FF">
        <w:fldChar w:fldCharType="begin"/>
      </w:r>
      <w:r w:rsidRPr="002E62FF">
        <w:instrText xml:space="preserve"> TOC \h \z \u \t "Heading 3,1" </w:instrText>
      </w:r>
      <w:r w:rsidRPr="002E62FF">
        <w:fldChar w:fldCharType="separate"/>
      </w:r>
      <w:hyperlink w:anchor="_Toc451762388" w:history="1">
        <w:r w:rsidR="008D087A" w:rsidRPr="00995641">
          <w:rPr>
            <w:rStyle w:val="Hyperlink"/>
            <w:noProof/>
          </w:rPr>
          <w:t>CREATE TRANSFER ORDER FROM WITHIN SALES ORDER</w:t>
        </w:r>
        <w:r w:rsidR="008D087A">
          <w:rPr>
            <w:noProof/>
            <w:webHidden/>
          </w:rPr>
          <w:tab/>
        </w:r>
        <w:r w:rsidR="008D087A">
          <w:rPr>
            <w:noProof/>
            <w:webHidden/>
          </w:rPr>
          <w:fldChar w:fldCharType="begin"/>
        </w:r>
        <w:r w:rsidR="008D087A">
          <w:rPr>
            <w:noProof/>
            <w:webHidden/>
          </w:rPr>
          <w:instrText xml:space="preserve"> PAGEREF _Toc451762388 \h </w:instrText>
        </w:r>
        <w:r w:rsidR="008D087A">
          <w:rPr>
            <w:noProof/>
            <w:webHidden/>
          </w:rPr>
        </w:r>
        <w:r w:rsidR="008D087A">
          <w:rPr>
            <w:noProof/>
            <w:webHidden/>
          </w:rPr>
          <w:fldChar w:fldCharType="separate"/>
        </w:r>
        <w:r w:rsidR="008D087A">
          <w:rPr>
            <w:noProof/>
            <w:webHidden/>
          </w:rPr>
          <w:t>2</w:t>
        </w:r>
        <w:r w:rsidR="008D087A">
          <w:rPr>
            <w:noProof/>
            <w:webHidden/>
          </w:rPr>
          <w:fldChar w:fldCharType="end"/>
        </w:r>
      </w:hyperlink>
    </w:p>
    <w:p w14:paraId="1E60FE03" w14:textId="77777777" w:rsidR="008D087A" w:rsidRDefault="00B05454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51762389" w:history="1">
        <w:r w:rsidR="008D087A" w:rsidRPr="00995641">
          <w:rPr>
            <w:rStyle w:val="Hyperlink"/>
            <w:noProof/>
          </w:rPr>
          <w:t>CREATE AND SEND A MANUAL TRANSFER ORDER</w:t>
        </w:r>
        <w:r w:rsidR="008D087A">
          <w:rPr>
            <w:noProof/>
            <w:webHidden/>
          </w:rPr>
          <w:tab/>
        </w:r>
        <w:r w:rsidR="008D087A">
          <w:rPr>
            <w:noProof/>
            <w:webHidden/>
          </w:rPr>
          <w:fldChar w:fldCharType="begin"/>
        </w:r>
        <w:r w:rsidR="008D087A">
          <w:rPr>
            <w:noProof/>
            <w:webHidden/>
          </w:rPr>
          <w:instrText xml:space="preserve"> PAGEREF _Toc451762389 \h </w:instrText>
        </w:r>
        <w:r w:rsidR="008D087A">
          <w:rPr>
            <w:noProof/>
            <w:webHidden/>
          </w:rPr>
        </w:r>
        <w:r w:rsidR="008D087A">
          <w:rPr>
            <w:noProof/>
            <w:webHidden/>
          </w:rPr>
          <w:fldChar w:fldCharType="separate"/>
        </w:r>
        <w:r w:rsidR="008D087A">
          <w:rPr>
            <w:noProof/>
            <w:webHidden/>
          </w:rPr>
          <w:t>3</w:t>
        </w:r>
        <w:r w:rsidR="008D087A">
          <w:rPr>
            <w:noProof/>
            <w:webHidden/>
          </w:rPr>
          <w:fldChar w:fldCharType="end"/>
        </w:r>
      </w:hyperlink>
    </w:p>
    <w:p w14:paraId="09FD6FA4" w14:textId="77777777" w:rsidR="008D087A" w:rsidRDefault="00B05454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51762390" w:history="1">
        <w:r w:rsidR="008D087A" w:rsidRPr="00995641">
          <w:rPr>
            <w:rStyle w:val="Hyperlink"/>
            <w:noProof/>
          </w:rPr>
          <w:t>CREATE A MANUAL TRANSFER ORDER FOR VEHICLE OR CONSIGNMENT STOCK</w:t>
        </w:r>
        <w:r w:rsidR="008D087A">
          <w:rPr>
            <w:noProof/>
            <w:webHidden/>
          </w:rPr>
          <w:tab/>
        </w:r>
        <w:r w:rsidR="008D087A">
          <w:rPr>
            <w:noProof/>
            <w:webHidden/>
          </w:rPr>
          <w:fldChar w:fldCharType="begin"/>
        </w:r>
        <w:r w:rsidR="008D087A">
          <w:rPr>
            <w:noProof/>
            <w:webHidden/>
          </w:rPr>
          <w:instrText xml:space="preserve"> PAGEREF _Toc451762390 \h </w:instrText>
        </w:r>
        <w:r w:rsidR="008D087A">
          <w:rPr>
            <w:noProof/>
            <w:webHidden/>
          </w:rPr>
        </w:r>
        <w:r w:rsidR="008D087A">
          <w:rPr>
            <w:noProof/>
            <w:webHidden/>
          </w:rPr>
          <w:fldChar w:fldCharType="separate"/>
        </w:r>
        <w:r w:rsidR="008D087A">
          <w:rPr>
            <w:noProof/>
            <w:webHidden/>
          </w:rPr>
          <w:t>5</w:t>
        </w:r>
        <w:r w:rsidR="008D087A">
          <w:rPr>
            <w:noProof/>
            <w:webHidden/>
          </w:rPr>
          <w:fldChar w:fldCharType="end"/>
        </w:r>
      </w:hyperlink>
    </w:p>
    <w:p w14:paraId="5AB0A30B" w14:textId="77777777" w:rsidR="008D087A" w:rsidRDefault="00B05454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51762391" w:history="1">
        <w:r w:rsidR="008D087A" w:rsidRPr="00995641">
          <w:rPr>
            <w:rStyle w:val="Hyperlink"/>
            <w:noProof/>
          </w:rPr>
          <w:t>PICK AND SHIP A TRANSFER ORDER</w:t>
        </w:r>
        <w:r w:rsidR="008D087A">
          <w:rPr>
            <w:noProof/>
            <w:webHidden/>
          </w:rPr>
          <w:tab/>
        </w:r>
        <w:r w:rsidR="008D087A">
          <w:rPr>
            <w:noProof/>
            <w:webHidden/>
          </w:rPr>
          <w:fldChar w:fldCharType="begin"/>
        </w:r>
        <w:r w:rsidR="008D087A">
          <w:rPr>
            <w:noProof/>
            <w:webHidden/>
          </w:rPr>
          <w:instrText xml:space="preserve"> PAGEREF _Toc451762391 \h </w:instrText>
        </w:r>
        <w:r w:rsidR="008D087A">
          <w:rPr>
            <w:noProof/>
            <w:webHidden/>
          </w:rPr>
        </w:r>
        <w:r w:rsidR="008D087A">
          <w:rPr>
            <w:noProof/>
            <w:webHidden/>
          </w:rPr>
          <w:fldChar w:fldCharType="separate"/>
        </w:r>
        <w:r w:rsidR="008D087A">
          <w:rPr>
            <w:noProof/>
            <w:webHidden/>
          </w:rPr>
          <w:t>8</w:t>
        </w:r>
        <w:r w:rsidR="008D087A">
          <w:rPr>
            <w:noProof/>
            <w:webHidden/>
          </w:rPr>
          <w:fldChar w:fldCharType="end"/>
        </w:r>
      </w:hyperlink>
    </w:p>
    <w:p w14:paraId="456BCD3D" w14:textId="77777777" w:rsidR="008D087A" w:rsidRDefault="00B05454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51762392" w:history="1">
        <w:r w:rsidR="008D087A" w:rsidRPr="00995641">
          <w:rPr>
            <w:rStyle w:val="Hyperlink"/>
            <w:noProof/>
          </w:rPr>
          <w:t>RECEIVE A TRANSFER ORDER</w:t>
        </w:r>
        <w:r w:rsidR="008D087A">
          <w:rPr>
            <w:noProof/>
            <w:webHidden/>
          </w:rPr>
          <w:tab/>
        </w:r>
        <w:r w:rsidR="008D087A">
          <w:rPr>
            <w:noProof/>
            <w:webHidden/>
          </w:rPr>
          <w:fldChar w:fldCharType="begin"/>
        </w:r>
        <w:r w:rsidR="008D087A">
          <w:rPr>
            <w:noProof/>
            <w:webHidden/>
          </w:rPr>
          <w:instrText xml:space="preserve"> PAGEREF _Toc451762392 \h </w:instrText>
        </w:r>
        <w:r w:rsidR="008D087A">
          <w:rPr>
            <w:noProof/>
            <w:webHidden/>
          </w:rPr>
        </w:r>
        <w:r w:rsidR="008D087A">
          <w:rPr>
            <w:noProof/>
            <w:webHidden/>
          </w:rPr>
          <w:fldChar w:fldCharType="separate"/>
        </w:r>
        <w:r w:rsidR="008D087A">
          <w:rPr>
            <w:noProof/>
            <w:webHidden/>
          </w:rPr>
          <w:t>14</w:t>
        </w:r>
        <w:r w:rsidR="008D087A">
          <w:rPr>
            <w:noProof/>
            <w:webHidden/>
          </w:rPr>
          <w:fldChar w:fldCharType="end"/>
        </w:r>
      </w:hyperlink>
    </w:p>
    <w:p w14:paraId="0F158B1F" w14:textId="77777777" w:rsidR="004A7A25" w:rsidRPr="002D6397" w:rsidRDefault="00766CA6" w:rsidP="004A7A25">
      <w:pPr>
        <w:pStyle w:val="Heading2"/>
      </w:pPr>
      <w:r w:rsidRPr="002E62FF">
        <w:fldChar w:fldCharType="end"/>
      </w:r>
      <w:r w:rsidR="004A7A25">
        <w:t>Prerequisite</w:t>
      </w:r>
    </w:p>
    <w:p w14:paraId="0F158B20" w14:textId="77777777" w:rsidR="004A7A25" w:rsidRPr="008F7868" w:rsidRDefault="004A7A25" w:rsidP="004A7A25">
      <w:pPr>
        <w:spacing w:line="240" w:lineRule="auto"/>
        <w:rPr>
          <w:szCs w:val="18"/>
        </w:rPr>
      </w:pPr>
      <w:r>
        <w:t>None</w:t>
      </w:r>
    </w:p>
    <w:p w14:paraId="0F158B21" w14:textId="77777777" w:rsidR="004A7A25" w:rsidRPr="002D6397" w:rsidRDefault="004A7A25" w:rsidP="004A7A25">
      <w:pPr>
        <w:pStyle w:val="Heading2"/>
      </w:pPr>
      <w:r>
        <w:t>Terminology and Icons</w:t>
      </w:r>
    </w:p>
    <w:tbl>
      <w:tblPr>
        <w:tblStyle w:val="TableGrid"/>
        <w:tblW w:w="97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30"/>
        <w:gridCol w:w="7617"/>
      </w:tblGrid>
      <w:tr w:rsidR="00617C83" w14:paraId="0F158B24" w14:textId="77777777" w:rsidTr="00462FFE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0F158B22" w14:textId="77777777" w:rsidR="00617C83" w:rsidRDefault="00B05454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pict w14:anchorId="0F158B8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9" o:spid="_x0000_i1025" type="#_x0000_t75" style="width:27.15pt;height:26.6pt;visibility:visible;mso-wrap-style:square">
                  <v:imagedata r:id="rId11" o:title="" croptop="5107f" cropbottom="10214f"/>
                </v:shape>
              </w:pict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0F158B23" w14:textId="77777777" w:rsidR="00617C83" w:rsidRDefault="00617C83" w:rsidP="00462FFE">
            <w:pPr>
              <w:pStyle w:val="Bodytextstyle"/>
            </w:pPr>
            <w:r>
              <w:t>Important / Note</w:t>
            </w:r>
          </w:p>
        </w:tc>
      </w:tr>
      <w:tr w:rsidR="00617C83" w:rsidRPr="00D9276A" w14:paraId="0F158B27" w14:textId="77777777" w:rsidTr="00462FFE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0F158B25" w14:textId="77777777" w:rsidR="00617C83" w:rsidRDefault="00B05454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pict w14:anchorId="0F158B8F">
                <v:shape id="Picture 80" o:spid="_x0000_i1026" type="#_x0000_t75" style="width:27.15pt;height:27.15pt;visibility:visible;mso-wrap-style:square">
                  <v:imagedata r:id="rId12" o:title=""/>
                </v:shape>
              </w:pict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0F158B26" w14:textId="23650F65" w:rsidR="00617C83" w:rsidRPr="00D9276A" w:rsidRDefault="000D44EA" w:rsidP="00462FFE">
            <w:pPr>
              <w:rPr>
                <w:szCs w:val="18"/>
              </w:rPr>
            </w:pPr>
            <w:r>
              <w:rPr>
                <w:szCs w:val="18"/>
              </w:rPr>
              <w:t>Business rule</w:t>
            </w:r>
          </w:p>
        </w:tc>
      </w:tr>
      <w:tr w:rsidR="00416890" w:rsidRPr="00F315CC" w14:paraId="7872DAFF" w14:textId="77777777" w:rsidTr="00462FFE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7F7C88FA" w14:textId="1CED3947" w:rsidR="00416890" w:rsidRPr="00F315CC" w:rsidRDefault="00416890">
            <w:pPr>
              <w:pStyle w:val="Heading4"/>
              <w:jc w:val="center"/>
              <w:outlineLvl w:val="3"/>
              <w:rPr>
                <w:noProof/>
                <w:sz w:val="18"/>
                <w:szCs w:val="18"/>
                <w:lang w:eastAsia="en-NZ"/>
              </w:rPr>
            </w:pPr>
            <w:r w:rsidRPr="00F315CC">
              <w:rPr>
                <w:noProof/>
                <w:sz w:val="18"/>
                <w:szCs w:val="18"/>
                <w:lang w:eastAsia="en-NZ"/>
              </w:rPr>
              <w:t>Direct Ship</w:t>
            </w:r>
            <w:r w:rsidR="00C26BD3">
              <w:rPr>
                <w:noProof/>
                <w:sz w:val="18"/>
                <w:szCs w:val="18"/>
                <w:lang w:eastAsia="en-NZ"/>
              </w:rPr>
              <w:t xml:space="preserve"> Transfer</w:t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679FCC70" w14:textId="53BB0EF7" w:rsidR="00416890" w:rsidRPr="00F315CC" w:rsidRDefault="00C26BD3" w:rsidP="00462FFE">
            <w:pPr>
              <w:rPr>
                <w:szCs w:val="18"/>
              </w:rPr>
            </w:pPr>
            <w:r>
              <w:rPr>
                <w:szCs w:val="18"/>
              </w:rPr>
              <w:t>Post directly to the customer (not via branch)</w:t>
            </w:r>
          </w:p>
        </w:tc>
      </w:tr>
      <w:tr w:rsidR="00416890" w:rsidRPr="00F315CC" w14:paraId="7A073CDC" w14:textId="77777777" w:rsidTr="00462FFE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1056AFEA" w14:textId="05DD90ED" w:rsidR="00416890" w:rsidRPr="00F315CC" w:rsidRDefault="00B05454">
            <w:pPr>
              <w:pStyle w:val="Heading4"/>
              <w:jc w:val="center"/>
              <w:outlineLvl w:val="3"/>
              <w:rPr>
                <w:noProof/>
                <w:sz w:val="18"/>
                <w:szCs w:val="18"/>
                <w:lang w:eastAsia="en-NZ"/>
              </w:rPr>
            </w:pPr>
            <w:r>
              <w:rPr>
                <w:noProof/>
                <w:sz w:val="18"/>
                <w:szCs w:val="18"/>
                <w:lang w:eastAsia="en-NZ"/>
              </w:rPr>
              <w:t>Default</w:t>
            </w:r>
            <w:bookmarkStart w:id="0" w:name="_GoBack"/>
            <w:bookmarkEnd w:id="0"/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68A76CD6" w14:textId="4A3A0015" w:rsidR="00416890" w:rsidRPr="00F315CC" w:rsidRDefault="00C26BD3" w:rsidP="00462FFE">
            <w:pPr>
              <w:rPr>
                <w:szCs w:val="18"/>
              </w:rPr>
            </w:pPr>
            <w:r>
              <w:rPr>
                <w:szCs w:val="18"/>
              </w:rPr>
              <w:t>Post to the branch to prepare for customer pick up/delivery</w:t>
            </w:r>
          </w:p>
        </w:tc>
      </w:tr>
    </w:tbl>
    <w:p w14:paraId="0F158B28" w14:textId="77777777" w:rsidR="008F7868" w:rsidRDefault="008F7868" w:rsidP="008F7868">
      <w:pPr>
        <w:spacing w:line="240" w:lineRule="auto"/>
        <w:rPr>
          <w:szCs w:val="18"/>
        </w:rPr>
      </w:pPr>
    </w:p>
    <w:p w14:paraId="0F158B29" w14:textId="77777777" w:rsidR="008F7868" w:rsidRPr="008F7868" w:rsidRDefault="008F7868" w:rsidP="008F7868">
      <w:pPr>
        <w:spacing w:line="240" w:lineRule="auto"/>
        <w:rPr>
          <w:szCs w:val="18"/>
        </w:rPr>
      </w:pPr>
    </w:p>
    <w:p w14:paraId="0F158B2A" w14:textId="77777777" w:rsidR="006C6C13" w:rsidRDefault="006C6C13">
      <w:pPr>
        <w:spacing w:after="200" w:line="276" w:lineRule="auto"/>
        <w:rPr>
          <w:rFonts w:eastAsiaTheme="majorEastAsia" w:cstheme="majorBidi"/>
          <w:b/>
          <w:bCs/>
          <w:sz w:val="36"/>
          <w:szCs w:val="26"/>
        </w:rPr>
      </w:pPr>
      <w:r>
        <w:br w:type="page"/>
      </w:r>
    </w:p>
    <w:p w14:paraId="0F158B2B" w14:textId="77777777" w:rsidR="00D9276A" w:rsidRDefault="00D9276A" w:rsidP="004A7A25">
      <w:pPr>
        <w:pStyle w:val="Heading2"/>
      </w:pPr>
      <w:r w:rsidRPr="00930C80">
        <w:lastRenderedPageBreak/>
        <w:t>S</w:t>
      </w:r>
      <w:r w:rsidR="004A7A25">
        <w:t>teps</w:t>
      </w:r>
    </w:p>
    <w:tbl>
      <w:tblPr>
        <w:tblStyle w:val="TableGrid"/>
        <w:tblW w:w="9632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62"/>
        <w:gridCol w:w="8970"/>
      </w:tblGrid>
      <w:tr w:rsidR="00416890" w:rsidRPr="00015C6B" w14:paraId="56CFBBA5" w14:textId="77777777" w:rsidTr="00F313BA">
        <w:tc>
          <w:tcPr>
            <w:tcW w:w="9632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621B927D" w14:textId="11A4A6A5" w:rsidR="00416890" w:rsidRPr="00015C6B" w:rsidRDefault="00416890" w:rsidP="00F313BA">
            <w:pPr>
              <w:pStyle w:val="Heading3"/>
              <w:outlineLvl w:val="2"/>
            </w:pPr>
            <w:bookmarkStart w:id="1" w:name="_Toc451762388"/>
            <w:r>
              <w:t>CREATE TRANSFER ORDER FROM WITHIN SALES ORDER</w:t>
            </w:r>
            <w:bookmarkEnd w:id="1"/>
          </w:p>
        </w:tc>
      </w:tr>
      <w:tr w:rsidR="00416890" w14:paraId="63C4210D" w14:textId="77777777" w:rsidTr="00F313BA">
        <w:tc>
          <w:tcPr>
            <w:tcW w:w="662" w:type="dxa"/>
            <w:tcMar>
              <w:top w:w="113" w:type="dxa"/>
              <w:bottom w:w="113" w:type="dxa"/>
            </w:tcMar>
          </w:tcPr>
          <w:p w14:paraId="7A5E9AE7" w14:textId="77777777" w:rsidR="00416890" w:rsidRPr="00974F1D" w:rsidRDefault="00416890" w:rsidP="00F313BA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70" w:type="dxa"/>
            <w:tcMar>
              <w:top w:w="113" w:type="dxa"/>
              <w:bottom w:w="113" w:type="dxa"/>
            </w:tcMar>
          </w:tcPr>
          <w:p w14:paraId="0B51FF84" w14:textId="7E60041E" w:rsidR="00416890" w:rsidRPr="00C26B3D" w:rsidRDefault="003C2FB7" w:rsidP="003C2FB7">
            <w:pPr>
              <w:rPr>
                <w:szCs w:val="18"/>
              </w:rPr>
            </w:pPr>
            <w:r>
              <w:rPr>
                <w:szCs w:val="18"/>
              </w:rPr>
              <w:t xml:space="preserve">Go to </w:t>
            </w:r>
            <w:r w:rsidRPr="003C2FB7">
              <w:rPr>
                <w:i/>
                <w:szCs w:val="18"/>
              </w:rPr>
              <w:t xml:space="preserve">PRT_3.4(SOP)Source Parts through Backorder </w:t>
            </w:r>
            <w:r w:rsidRPr="003C2FB7">
              <w:rPr>
                <w:szCs w:val="18"/>
              </w:rPr>
              <w:t>and complete section:</w:t>
            </w:r>
            <w:r w:rsidRPr="003C2FB7">
              <w:rPr>
                <w:i/>
                <w:szCs w:val="18"/>
              </w:rPr>
              <w:t xml:space="preserve"> Place Backorder From Another Warehouse</w:t>
            </w:r>
            <w:r w:rsidR="00416890">
              <w:rPr>
                <w:szCs w:val="18"/>
              </w:rPr>
              <w:t xml:space="preserve"> </w:t>
            </w:r>
          </w:p>
        </w:tc>
      </w:tr>
      <w:tr w:rsidR="003C2FB7" w14:paraId="7B858F64" w14:textId="77777777" w:rsidTr="00F313BA">
        <w:tc>
          <w:tcPr>
            <w:tcW w:w="662" w:type="dxa"/>
            <w:tcMar>
              <w:top w:w="113" w:type="dxa"/>
              <w:bottom w:w="113" w:type="dxa"/>
            </w:tcMar>
          </w:tcPr>
          <w:p w14:paraId="750EA85B" w14:textId="77777777" w:rsidR="003C2FB7" w:rsidRPr="00974F1D" w:rsidRDefault="003C2FB7" w:rsidP="00F313BA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70" w:type="dxa"/>
            <w:tcMar>
              <w:top w:w="113" w:type="dxa"/>
              <w:bottom w:w="113" w:type="dxa"/>
            </w:tcMar>
          </w:tcPr>
          <w:p w14:paraId="4E5DB214" w14:textId="7EC550D7" w:rsidR="003C2FB7" w:rsidRDefault="003C2FB7" w:rsidP="003C2FB7">
            <w:pPr>
              <w:rPr>
                <w:szCs w:val="18"/>
              </w:rPr>
            </w:pPr>
            <w:r w:rsidRPr="00875764">
              <w:rPr>
                <w:szCs w:val="18"/>
              </w:rPr>
              <w:t xml:space="preserve">Go to Step </w:t>
            </w:r>
            <w:r w:rsidR="00875764" w:rsidRPr="00875764">
              <w:rPr>
                <w:szCs w:val="18"/>
              </w:rPr>
              <w:t>10 to send the transfer order</w:t>
            </w:r>
          </w:p>
        </w:tc>
      </w:tr>
    </w:tbl>
    <w:p w14:paraId="5A574C6B" w14:textId="77777777" w:rsidR="00416890" w:rsidRDefault="00416890">
      <w:r>
        <w:rPr>
          <w:b/>
          <w:bCs/>
        </w:rPr>
        <w:br w:type="page"/>
      </w:r>
    </w:p>
    <w:tbl>
      <w:tblPr>
        <w:tblStyle w:val="TableGrid"/>
        <w:tblW w:w="9632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13"/>
        <w:gridCol w:w="9019"/>
      </w:tblGrid>
      <w:tr w:rsidR="00577BB8" w:rsidRPr="00015C6B" w14:paraId="25AE1444" w14:textId="77777777" w:rsidTr="0077390C">
        <w:tc>
          <w:tcPr>
            <w:tcW w:w="9632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047F60B8" w14:textId="0FF4E1E4" w:rsidR="00577BB8" w:rsidRPr="00015C6B" w:rsidRDefault="003C2FB7" w:rsidP="003C2FB7">
            <w:pPr>
              <w:pStyle w:val="Heading3"/>
              <w:outlineLvl w:val="2"/>
            </w:pPr>
            <w:bookmarkStart w:id="2" w:name="_Toc451762389"/>
            <w:r>
              <w:lastRenderedPageBreak/>
              <w:t xml:space="preserve">CREATE </w:t>
            </w:r>
            <w:r w:rsidR="00CE76E2">
              <w:t xml:space="preserve">AND SEND </w:t>
            </w:r>
            <w:r>
              <w:t>A MANUAL</w:t>
            </w:r>
            <w:r w:rsidR="00577BB8">
              <w:t xml:space="preserve"> TRANSFER ORDER</w:t>
            </w:r>
            <w:bookmarkEnd w:id="2"/>
          </w:p>
        </w:tc>
      </w:tr>
      <w:tr w:rsidR="005D7A28" w14:paraId="0A1F0FFD" w14:textId="77777777" w:rsidTr="0013239A">
        <w:tc>
          <w:tcPr>
            <w:tcW w:w="613" w:type="dxa"/>
            <w:tcMar>
              <w:top w:w="113" w:type="dxa"/>
              <w:bottom w:w="113" w:type="dxa"/>
            </w:tcMar>
          </w:tcPr>
          <w:p w14:paraId="59ED31AE" w14:textId="77777777" w:rsidR="005D7A28" w:rsidRPr="00974F1D" w:rsidRDefault="005D7A28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9019" w:type="dxa"/>
            <w:tcMar>
              <w:top w:w="113" w:type="dxa"/>
              <w:bottom w:w="113" w:type="dxa"/>
            </w:tcMar>
          </w:tcPr>
          <w:p w14:paraId="64B513AE" w14:textId="77777777" w:rsidR="005D7A28" w:rsidRDefault="005D7A28" w:rsidP="001570DD">
            <w:pPr>
              <w:rPr>
                <w:szCs w:val="18"/>
              </w:rPr>
            </w:pPr>
            <w:r>
              <w:rPr>
                <w:szCs w:val="18"/>
              </w:rPr>
              <w:t>Before creating the transfer, check stock availability</w:t>
            </w:r>
          </w:p>
          <w:p w14:paraId="27AEF390" w14:textId="78E7E37E" w:rsidR="005D7A28" w:rsidRDefault="005D7A28" w:rsidP="0023309F">
            <w:pPr>
              <w:pStyle w:val="ListParagraph"/>
              <w:numPr>
                <w:ilvl w:val="0"/>
                <w:numId w:val="45"/>
              </w:numPr>
              <w:rPr>
                <w:szCs w:val="18"/>
              </w:rPr>
            </w:pPr>
            <w:r>
              <w:rPr>
                <w:szCs w:val="18"/>
              </w:rPr>
              <w:t xml:space="preserve">GGNZ &gt; </w:t>
            </w:r>
            <w:r w:rsidR="007E2C50">
              <w:rPr>
                <w:szCs w:val="18"/>
              </w:rPr>
              <w:t>Product information management &gt; Common &gt; Released products</w:t>
            </w:r>
          </w:p>
          <w:p w14:paraId="7B97D04D" w14:textId="52153072" w:rsidR="007E2C50" w:rsidRPr="001B382A" w:rsidRDefault="007E2C50" w:rsidP="0023309F">
            <w:pPr>
              <w:ind w:left="360"/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1F053CB" wp14:editId="2664824F">
                  <wp:extent cx="2908180" cy="1500996"/>
                  <wp:effectExtent l="0" t="0" r="6985" b="444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104" cy="150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BB8" w14:paraId="3B0E40C5" w14:textId="77777777" w:rsidTr="0013239A">
        <w:tc>
          <w:tcPr>
            <w:tcW w:w="613" w:type="dxa"/>
            <w:tcMar>
              <w:top w:w="113" w:type="dxa"/>
              <w:bottom w:w="113" w:type="dxa"/>
            </w:tcMar>
          </w:tcPr>
          <w:p w14:paraId="224C28A1" w14:textId="11C0F1F3" w:rsidR="00577BB8" w:rsidRPr="00974F1D" w:rsidRDefault="00577BB8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9019" w:type="dxa"/>
            <w:tcMar>
              <w:top w:w="113" w:type="dxa"/>
              <w:bottom w:w="113" w:type="dxa"/>
            </w:tcMar>
          </w:tcPr>
          <w:p w14:paraId="5EBF7D9B" w14:textId="738B35F4" w:rsidR="00577BB8" w:rsidRDefault="0013239A" w:rsidP="001570DD">
            <w:pPr>
              <w:rPr>
                <w:szCs w:val="18"/>
              </w:rPr>
            </w:pPr>
            <w:r>
              <w:rPr>
                <w:szCs w:val="18"/>
              </w:rPr>
              <w:t xml:space="preserve">Follow the menu path to open the Transfer orders screen: </w:t>
            </w:r>
          </w:p>
          <w:p w14:paraId="73428A55" w14:textId="77777777" w:rsidR="00577BB8" w:rsidRPr="000261C0" w:rsidRDefault="00577BB8" w:rsidP="001570DD">
            <w:pPr>
              <w:pStyle w:val="ListParagraph"/>
              <w:numPr>
                <w:ilvl w:val="0"/>
                <w:numId w:val="34"/>
              </w:numPr>
              <w:rPr>
                <w:szCs w:val="18"/>
              </w:rPr>
            </w:pPr>
            <w:r w:rsidRPr="0014228B">
              <w:rPr>
                <w:b/>
                <w:szCs w:val="18"/>
              </w:rPr>
              <w:t>GGNZ &gt;</w:t>
            </w:r>
            <w:r w:rsidRPr="0014228B">
              <w:rPr>
                <w:szCs w:val="18"/>
              </w:rPr>
              <w:t xml:space="preserve"> </w:t>
            </w:r>
            <w:r w:rsidRPr="0014228B">
              <w:rPr>
                <w:b/>
                <w:szCs w:val="18"/>
              </w:rPr>
              <w:t xml:space="preserve">Inventory and warehouse management &gt; </w:t>
            </w:r>
            <w:r>
              <w:rPr>
                <w:b/>
                <w:szCs w:val="18"/>
              </w:rPr>
              <w:t>Periodic</w:t>
            </w:r>
            <w:r w:rsidRPr="0014228B">
              <w:rPr>
                <w:b/>
                <w:szCs w:val="18"/>
              </w:rPr>
              <w:t xml:space="preserve"> &gt; Transfer orders</w:t>
            </w:r>
          </w:p>
          <w:p w14:paraId="5930AA9D" w14:textId="40241962" w:rsidR="00577BB8" w:rsidRPr="00C26B3D" w:rsidRDefault="0013239A" w:rsidP="001570D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560270B" wp14:editId="3050786D">
                  <wp:extent cx="4402396" cy="4968815"/>
                  <wp:effectExtent l="0" t="0" r="0" b="3810"/>
                  <wp:docPr id="1" name="Picture 1" descr="C:\Users\johi\AppData\Local\Temp\SNAGHTML11ec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hi\AppData\Local\Temp\SNAGHTML11ec3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2461" cy="4968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39A" w14:paraId="026763E0" w14:textId="77777777" w:rsidTr="0013239A">
        <w:tc>
          <w:tcPr>
            <w:tcW w:w="613" w:type="dxa"/>
            <w:tcMar>
              <w:top w:w="113" w:type="dxa"/>
              <w:bottom w:w="113" w:type="dxa"/>
            </w:tcMar>
          </w:tcPr>
          <w:p w14:paraId="1EF1BD12" w14:textId="77777777" w:rsidR="0013239A" w:rsidRPr="00974F1D" w:rsidRDefault="0013239A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9019" w:type="dxa"/>
            <w:tcMar>
              <w:top w:w="113" w:type="dxa"/>
              <w:bottom w:w="113" w:type="dxa"/>
            </w:tcMar>
          </w:tcPr>
          <w:p w14:paraId="6E633FD7" w14:textId="77777777" w:rsidR="0013239A" w:rsidRPr="0013239A" w:rsidRDefault="0013239A" w:rsidP="001570DD">
            <w:pPr>
              <w:rPr>
                <w:i/>
                <w:szCs w:val="18"/>
              </w:rPr>
            </w:pPr>
            <w:r w:rsidRPr="0013239A">
              <w:rPr>
                <w:i/>
                <w:szCs w:val="18"/>
              </w:rPr>
              <w:t xml:space="preserve">The </w:t>
            </w:r>
            <w:r w:rsidRPr="0013239A">
              <w:rPr>
                <w:b/>
                <w:i/>
                <w:szCs w:val="18"/>
              </w:rPr>
              <w:t>Transfer orders</w:t>
            </w:r>
            <w:r w:rsidRPr="0013239A">
              <w:rPr>
                <w:i/>
                <w:szCs w:val="18"/>
              </w:rPr>
              <w:t xml:space="preserve"> window will display</w:t>
            </w:r>
          </w:p>
          <w:p w14:paraId="7E5AFB5E" w14:textId="77777777" w:rsidR="0013239A" w:rsidRDefault="0013239A" w:rsidP="001570DD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13239A">
              <w:rPr>
                <w:b/>
                <w:szCs w:val="18"/>
              </w:rPr>
              <w:t>New</w:t>
            </w:r>
          </w:p>
          <w:p w14:paraId="3AEF1E3A" w14:textId="33D6B9FF" w:rsidR="0013239A" w:rsidRDefault="0013239A" w:rsidP="001570DD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6D2DE72" wp14:editId="75AF4BAD">
                  <wp:extent cx="5589917" cy="1996430"/>
                  <wp:effectExtent l="0" t="0" r="0" b="4445"/>
                  <wp:docPr id="2" name="Picture 2" descr="C:\Users\johi\AppData\Local\Temp\SNAGHTML11fb5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ohi\AppData\Local\Temp\SNAGHTML11fb5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9955" cy="199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39A" w14:paraId="3938F737" w14:textId="77777777" w:rsidTr="0013239A">
        <w:tc>
          <w:tcPr>
            <w:tcW w:w="613" w:type="dxa"/>
            <w:tcMar>
              <w:top w:w="113" w:type="dxa"/>
              <w:bottom w:w="113" w:type="dxa"/>
            </w:tcMar>
          </w:tcPr>
          <w:p w14:paraId="43D454E7" w14:textId="684BF8A0" w:rsidR="0013239A" w:rsidRPr="00974F1D" w:rsidRDefault="0013239A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9019" w:type="dxa"/>
            <w:tcMar>
              <w:top w:w="113" w:type="dxa"/>
              <w:bottom w:w="113" w:type="dxa"/>
            </w:tcMar>
          </w:tcPr>
          <w:p w14:paraId="1C4281AE" w14:textId="3E75A63C" w:rsidR="0013239A" w:rsidRPr="0013239A" w:rsidRDefault="0013239A" w:rsidP="0013239A">
            <w:pPr>
              <w:rPr>
                <w:i/>
                <w:szCs w:val="18"/>
              </w:rPr>
            </w:pPr>
            <w:r w:rsidRPr="0013239A">
              <w:rPr>
                <w:i/>
                <w:szCs w:val="18"/>
              </w:rPr>
              <w:t>A new line will display</w:t>
            </w:r>
          </w:p>
          <w:p w14:paraId="454F7AAA" w14:textId="42772436" w:rsidR="0013239A" w:rsidRDefault="0013239A" w:rsidP="0013239A">
            <w:pPr>
              <w:rPr>
                <w:b/>
                <w:szCs w:val="18"/>
              </w:rPr>
            </w:pPr>
            <w:r>
              <w:rPr>
                <w:szCs w:val="18"/>
              </w:rPr>
              <w:t>C</w:t>
            </w:r>
            <w:r w:rsidRPr="0077390C">
              <w:rPr>
                <w:szCs w:val="18"/>
              </w:rPr>
              <w:t>omplete the following fields:</w:t>
            </w:r>
          </w:p>
          <w:p w14:paraId="1521B1E3" w14:textId="77777777" w:rsidR="0013239A" w:rsidRPr="0077390C" w:rsidRDefault="0013239A" w:rsidP="0013239A">
            <w:pPr>
              <w:pStyle w:val="ListParagraph"/>
              <w:numPr>
                <w:ilvl w:val="0"/>
                <w:numId w:val="36"/>
              </w:numPr>
              <w:rPr>
                <w:b/>
                <w:szCs w:val="18"/>
              </w:rPr>
            </w:pPr>
            <w:r w:rsidRPr="0077390C">
              <w:rPr>
                <w:b/>
                <w:szCs w:val="18"/>
              </w:rPr>
              <w:t>From warehouse</w:t>
            </w:r>
          </w:p>
          <w:p w14:paraId="48B21B0B" w14:textId="77777777" w:rsidR="0013239A" w:rsidRPr="0077390C" w:rsidRDefault="0013239A" w:rsidP="0013239A">
            <w:pPr>
              <w:pStyle w:val="ListParagraph"/>
              <w:numPr>
                <w:ilvl w:val="0"/>
                <w:numId w:val="36"/>
              </w:numPr>
              <w:rPr>
                <w:szCs w:val="18"/>
              </w:rPr>
            </w:pPr>
            <w:r w:rsidRPr="0077390C">
              <w:rPr>
                <w:b/>
                <w:szCs w:val="18"/>
              </w:rPr>
              <w:t>To warehouse</w:t>
            </w:r>
          </w:p>
          <w:p w14:paraId="43CA0BF1" w14:textId="0E058F0E" w:rsidR="0013239A" w:rsidRDefault="0013239A" w:rsidP="0013239A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4D6F97" wp14:editId="796ED6BD">
                  <wp:extent cx="5382883" cy="3270869"/>
                  <wp:effectExtent l="0" t="0" r="8890" b="6350"/>
                  <wp:docPr id="5" name="Picture 5" descr="C:\Users\johi\AppData\Local\Temp\SNAGHTML122cde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ohi\AppData\Local\Temp\SNAGHTML122cde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6700" cy="3273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ABA0D" w14:textId="77777777" w:rsidR="0023309F" w:rsidRDefault="0023309F">
      <w:r>
        <w:br w:type="page"/>
      </w:r>
    </w:p>
    <w:tbl>
      <w:tblPr>
        <w:tblStyle w:val="TableGrid"/>
        <w:tblW w:w="9411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93"/>
        <w:gridCol w:w="8818"/>
      </w:tblGrid>
      <w:tr w:rsidR="00CE76E2" w14:paraId="45EF3A7C" w14:textId="77777777" w:rsidTr="008D087A">
        <w:tc>
          <w:tcPr>
            <w:tcW w:w="9411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6267DF52" w14:textId="0285E54F" w:rsidR="00CE76E2" w:rsidRPr="008D087A" w:rsidRDefault="00CE76E2" w:rsidP="008D087A">
            <w:pPr>
              <w:pStyle w:val="Heading3"/>
              <w:outlineLvl w:val="2"/>
              <w:rPr>
                <w:szCs w:val="18"/>
              </w:rPr>
            </w:pPr>
            <w:bookmarkStart w:id="3" w:name="_Toc451762390"/>
            <w:r w:rsidRPr="008D087A">
              <w:lastRenderedPageBreak/>
              <w:t>CREATE A MANUAL TRANSFER ORDER FOR VEHICLE OR CONSIGNMENT STOCK</w:t>
            </w:r>
            <w:bookmarkEnd w:id="3"/>
          </w:p>
        </w:tc>
      </w:tr>
      <w:tr w:rsidR="00CE76E2" w14:paraId="7A431959" w14:textId="77777777" w:rsidTr="008D087A">
        <w:tc>
          <w:tcPr>
            <w:tcW w:w="593" w:type="dxa"/>
            <w:tcMar>
              <w:top w:w="113" w:type="dxa"/>
              <w:bottom w:w="113" w:type="dxa"/>
            </w:tcMar>
          </w:tcPr>
          <w:p w14:paraId="3187D493" w14:textId="77777777" w:rsidR="00CE76E2" w:rsidRPr="00974F1D" w:rsidRDefault="00CE76E2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18" w:type="dxa"/>
            <w:tcMar>
              <w:top w:w="113" w:type="dxa"/>
              <w:bottom w:w="113" w:type="dxa"/>
            </w:tcMar>
          </w:tcPr>
          <w:p w14:paraId="42F2DE33" w14:textId="104723AF" w:rsidR="00CE76E2" w:rsidRPr="0013239A" w:rsidRDefault="00CE76E2">
            <w:pPr>
              <w:rPr>
                <w:i/>
                <w:szCs w:val="18"/>
              </w:rPr>
            </w:pPr>
            <w:r>
              <w:rPr>
                <w:szCs w:val="18"/>
              </w:rPr>
              <w:t xml:space="preserve">Create a manual transfer order as per normal. At Step 6 where you select the </w:t>
            </w:r>
            <w:r w:rsidRPr="00C01A5F">
              <w:rPr>
                <w:b/>
                <w:szCs w:val="18"/>
              </w:rPr>
              <w:t>From warehouse</w:t>
            </w:r>
            <w:r>
              <w:rPr>
                <w:szCs w:val="18"/>
              </w:rPr>
              <w:t xml:space="preserve"> and </w:t>
            </w:r>
            <w:r w:rsidRPr="00C01A5F">
              <w:rPr>
                <w:b/>
                <w:szCs w:val="18"/>
              </w:rPr>
              <w:t>To warehouse</w:t>
            </w:r>
            <w:r>
              <w:rPr>
                <w:szCs w:val="18"/>
              </w:rPr>
              <w:t>, select the vehicle or consignment stock location as required.</w:t>
            </w:r>
          </w:p>
        </w:tc>
      </w:tr>
      <w:tr w:rsidR="00CE76E2" w14:paraId="1225F4E0" w14:textId="77777777" w:rsidTr="008D087A">
        <w:tc>
          <w:tcPr>
            <w:tcW w:w="593" w:type="dxa"/>
            <w:tcMar>
              <w:top w:w="113" w:type="dxa"/>
              <w:bottom w:w="113" w:type="dxa"/>
            </w:tcMar>
          </w:tcPr>
          <w:p w14:paraId="16F715B8" w14:textId="2C31076C" w:rsidR="00CE76E2" w:rsidRPr="00974F1D" w:rsidRDefault="00CE76E2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  <w:r>
              <w:br w:type="page"/>
            </w:r>
          </w:p>
        </w:tc>
        <w:tc>
          <w:tcPr>
            <w:tcW w:w="8818" w:type="dxa"/>
            <w:tcMar>
              <w:top w:w="113" w:type="dxa"/>
              <w:bottom w:w="113" w:type="dxa"/>
            </w:tcMar>
          </w:tcPr>
          <w:p w14:paraId="35AC033A" w14:textId="437CA54D" w:rsidR="00CE76E2" w:rsidRDefault="00CE76E2" w:rsidP="0077390C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77390C">
              <w:rPr>
                <w:b/>
                <w:szCs w:val="18"/>
              </w:rPr>
              <w:t>Add</w:t>
            </w:r>
            <w:r>
              <w:rPr>
                <w:szCs w:val="18"/>
              </w:rPr>
              <w:t xml:space="preserve"> and enter </w:t>
            </w:r>
            <w:r w:rsidRPr="0077390C">
              <w:rPr>
                <w:b/>
                <w:szCs w:val="18"/>
              </w:rPr>
              <w:t>Item number</w:t>
            </w:r>
            <w:r>
              <w:rPr>
                <w:b/>
                <w:szCs w:val="18"/>
              </w:rPr>
              <w:t xml:space="preserve"> </w:t>
            </w:r>
            <w:r>
              <w:rPr>
                <w:szCs w:val="18"/>
              </w:rPr>
              <w:t xml:space="preserve">and </w:t>
            </w:r>
            <w:r>
              <w:rPr>
                <w:b/>
                <w:szCs w:val="18"/>
              </w:rPr>
              <w:t>Transfer q</w:t>
            </w:r>
            <w:r w:rsidRPr="0013239A">
              <w:rPr>
                <w:b/>
                <w:szCs w:val="18"/>
              </w:rPr>
              <w:t>uantity</w:t>
            </w:r>
          </w:p>
          <w:p w14:paraId="4128684F" w14:textId="217C9569" w:rsidR="00CE76E2" w:rsidRPr="0013239A" w:rsidRDefault="00CE76E2" w:rsidP="0077390C">
            <w:pPr>
              <w:rPr>
                <w:szCs w:val="18"/>
              </w:rPr>
            </w:pPr>
          </w:p>
          <w:p w14:paraId="2008F183" w14:textId="08CB9FBE" w:rsidR="00CE76E2" w:rsidRDefault="00CE76E2" w:rsidP="0077390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74A18DB" wp14:editId="074EA024">
                  <wp:extent cx="5358586" cy="3666226"/>
                  <wp:effectExtent l="0" t="0" r="0" b="0"/>
                  <wp:docPr id="7" name="Picture 7" descr="C:\Users\johi\AppData\Local\Temp\SNAGHTML1255a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ohi\AppData\Local\Temp\SNAGHTML1255a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586" cy="3666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D6A910" w14:textId="6F83EC07" w:rsidR="008D087A" w:rsidRDefault="008D087A"/>
    <w:p w14:paraId="3302C932" w14:textId="77777777" w:rsidR="008D087A" w:rsidRDefault="008D087A">
      <w:pPr>
        <w:spacing w:after="200" w:line="276" w:lineRule="auto"/>
      </w:pPr>
      <w:r>
        <w:br w:type="page"/>
      </w:r>
    </w:p>
    <w:p w14:paraId="4C90F13F" w14:textId="77777777" w:rsidR="00C01D68" w:rsidRDefault="00C01D68"/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62"/>
        <w:gridCol w:w="47"/>
        <w:gridCol w:w="8923"/>
        <w:gridCol w:w="7"/>
      </w:tblGrid>
      <w:tr w:rsidR="0077390C" w14:paraId="71445442" w14:textId="77777777" w:rsidTr="008D087A">
        <w:trPr>
          <w:gridAfter w:val="1"/>
          <w:wAfter w:w="7" w:type="dxa"/>
        </w:trPr>
        <w:tc>
          <w:tcPr>
            <w:tcW w:w="662" w:type="dxa"/>
            <w:tcMar>
              <w:top w:w="113" w:type="dxa"/>
              <w:bottom w:w="113" w:type="dxa"/>
            </w:tcMar>
          </w:tcPr>
          <w:p w14:paraId="255D90D4" w14:textId="5D6E0C31" w:rsidR="0077390C" w:rsidRPr="00974F1D" w:rsidRDefault="0077390C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70" w:type="dxa"/>
            <w:gridSpan w:val="2"/>
            <w:tcMar>
              <w:top w:w="113" w:type="dxa"/>
              <w:bottom w:w="113" w:type="dxa"/>
            </w:tcMar>
          </w:tcPr>
          <w:p w14:paraId="1DF97956" w14:textId="5CEC0C73" w:rsidR="0077390C" w:rsidRDefault="000904BB" w:rsidP="001570DD">
            <w:pPr>
              <w:rPr>
                <w:b/>
                <w:noProof/>
                <w:szCs w:val="18"/>
                <w:lang w:eastAsia="en-NZ"/>
              </w:rPr>
            </w:pPr>
            <w:r>
              <w:rPr>
                <w:szCs w:val="18"/>
              </w:rPr>
              <w:t xml:space="preserve">Click the </w:t>
            </w:r>
            <w:r w:rsidRPr="00E03235">
              <w:rPr>
                <w:b/>
                <w:szCs w:val="18"/>
              </w:rPr>
              <w:t>Delivery</w:t>
            </w:r>
            <w:r>
              <w:rPr>
                <w:szCs w:val="18"/>
              </w:rPr>
              <w:t xml:space="preserve"> tab and complete the following fields:</w:t>
            </w:r>
            <w:r w:rsidRPr="002D3FFD">
              <w:rPr>
                <w:b/>
                <w:noProof/>
                <w:szCs w:val="18"/>
                <w:lang w:eastAsia="en-NZ"/>
              </w:rPr>
              <w:t xml:space="preserve"> </w:t>
            </w:r>
          </w:p>
          <w:p w14:paraId="1222AA60" w14:textId="60505D37" w:rsidR="00E03235" w:rsidRDefault="00C01D68" w:rsidP="007B5BE2">
            <w:pPr>
              <w:pStyle w:val="ListParagraph"/>
              <w:numPr>
                <w:ilvl w:val="0"/>
                <w:numId w:val="37"/>
              </w:numPr>
              <w:rPr>
                <w:szCs w:val="18"/>
              </w:rPr>
            </w:pPr>
            <w:r w:rsidRPr="00C01D68">
              <w:rPr>
                <w:b/>
                <w:noProof/>
                <w:szCs w:val="18"/>
                <w:lang w:eastAsia="en-NZ"/>
              </w:rPr>
              <w:t>Ship instructions</w:t>
            </w:r>
            <w:r w:rsidR="007B5BE2">
              <w:rPr>
                <w:b/>
                <w:noProof/>
                <w:szCs w:val="18"/>
                <w:lang w:eastAsia="en-NZ"/>
              </w:rPr>
              <w:t xml:space="preserve"> – </w:t>
            </w:r>
            <w:r w:rsidR="007B5BE2">
              <w:rPr>
                <w:noProof/>
                <w:szCs w:val="18"/>
                <w:lang w:eastAsia="en-NZ"/>
              </w:rPr>
              <w:t>only update if required</w:t>
            </w:r>
            <w:r w:rsidR="00C26BD3">
              <w:rPr>
                <w:noProof/>
                <w:szCs w:val="18"/>
                <w:lang w:eastAsia="en-NZ"/>
              </w:rPr>
              <w:t>. ‘Default’ means this will be sent to the receiving branches delivery address</w:t>
            </w:r>
          </w:p>
          <w:p w14:paraId="17E33AA0" w14:textId="4412A1DD" w:rsidR="00C01D68" w:rsidRPr="00C01D68" w:rsidRDefault="00C01D68" w:rsidP="00E03235">
            <w:pPr>
              <w:pStyle w:val="ListParagraph"/>
              <w:numPr>
                <w:ilvl w:val="0"/>
                <w:numId w:val="37"/>
              </w:numPr>
              <w:rPr>
                <w:b/>
                <w:noProof/>
                <w:szCs w:val="18"/>
                <w:lang w:eastAsia="en-NZ"/>
              </w:rPr>
            </w:pPr>
            <w:r w:rsidRPr="00C01D68">
              <w:rPr>
                <w:b/>
                <w:noProof/>
                <w:szCs w:val="18"/>
                <w:lang w:eastAsia="en-NZ"/>
              </w:rPr>
              <w:t>Mode of delivery</w:t>
            </w:r>
            <w:r w:rsidR="00E03235">
              <w:rPr>
                <w:b/>
                <w:noProof/>
                <w:szCs w:val="18"/>
                <w:lang w:eastAsia="en-NZ"/>
              </w:rPr>
              <w:t xml:space="preserve"> – </w:t>
            </w:r>
            <w:r w:rsidR="00E03235">
              <w:rPr>
                <w:noProof/>
                <w:szCs w:val="18"/>
                <w:lang w:eastAsia="en-NZ"/>
              </w:rPr>
              <w:t>Courier company etc</w:t>
            </w:r>
          </w:p>
          <w:p w14:paraId="33EEEDA5" w14:textId="46C429F2" w:rsidR="00C01D68" w:rsidRPr="00C01D68" w:rsidRDefault="00C01D68" w:rsidP="00E03235">
            <w:pPr>
              <w:pStyle w:val="ListParagraph"/>
              <w:numPr>
                <w:ilvl w:val="0"/>
                <w:numId w:val="37"/>
              </w:numPr>
              <w:rPr>
                <w:b/>
                <w:noProof/>
                <w:szCs w:val="18"/>
                <w:lang w:eastAsia="en-NZ"/>
              </w:rPr>
            </w:pPr>
            <w:r w:rsidRPr="00C01D68">
              <w:rPr>
                <w:b/>
                <w:noProof/>
                <w:szCs w:val="18"/>
                <w:lang w:eastAsia="en-NZ"/>
              </w:rPr>
              <w:t>Delivery terms</w:t>
            </w:r>
            <w:r w:rsidR="000A3C35">
              <w:rPr>
                <w:b/>
                <w:noProof/>
                <w:szCs w:val="18"/>
                <w:lang w:eastAsia="en-NZ"/>
              </w:rPr>
              <w:t xml:space="preserve"> – </w:t>
            </w:r>
            <w:r w:rsidR="000A3C35" w:rsidRPr="008D087A">
              <w:rPr>
                <w:noProof/>
                <w:szCs w:val="18"/>
                <w:lang w:eastAsia="en-NZ"/>
              </w:rPr>
              <w:t>for transfers from Auckland (FMS)</w:t>
            </w:r>
          </w:p>
          <w:p w14:paraId="1189DF33" w14:textId="0C996B1A" w:rsidR="000904BB" w:rsidRDefault="00E03235" w:rsidP="000904BB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0D983E1" wp14:editId="4A6DE241">
                  <wp:extent cx="5338301" cy="4449807"/>
                  <wp:effectExtent l="0" t="0" r="0" b="8255"/>
                  <wp:docPr id="8" name="Picture 8" descr="C:\Users\johi\AppData\Local\Temp\SNAGHTML1292af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ohi\AppData\Local\Temp\SNAGHTML1292af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301" cy="4449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614" w14:paraId="3451DFA2" w14:textId="77777777" w:rsidTr="008D087A">
        <w:trPr>
          <w:gridAfter w:val="1"/>
          <w:wAfter w:w="7" w:type="dxa"/>
        </w:trPr>
        <w:tc>
          <w:tcPr>
            <w:tcW w:w="662" w:type="dxa"/>
            <w:tcMar>
              <w:top w:w="113" w:type="dxa"/>
              <w:bottom w:w="113" w:type="dxa"/>
            </w:tcMar>
          </w:tcPr>
          <w:p w14:paraId="2BDF0F72" w14:textId="5464AE5D" w:rsidR="008D6614" w:rsidRPr="00974F1D" w:rsidRDefault="008D6614" w:rsidP="001570DD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70" w:type="dxa"/>
            <w:gridSpan w:val="2"/>
            <w:tcMar>
              <w:top w:w="113" w:type="dxa"/>
              <w:bottom w:w="113" w:type="dxa"/>
            </w:tcMar>
          </w:tcPr>
          <w:p w14:paraId="27604C0A" w14:textId="332FC742" w:rsidR="008D6614" w:rsidRPr="008D087A" w:rsidRDefault="008D6614" w:rsidP="00147357">
            <w:pPr>
              <w:rPr>
                <w:szCs w:val="18"/>
              </w:rPr>
            </w:pPr>
            <w:r w:rsidRPr="008D087A">
              <w:rPr>
                <w:szCs w:val="18"/>
              </w:rPr>
              <w:t xml:space="preserve">Go to </w:t>
            </w:r>
            <w:r w:rsidR="003C2FB7" w:rsidRPr="008D087A">
              <w:rPr>
                <w:szCs w:val="18"/>
              </w:rPr>
              <w:t>St</w:t>
            </w:r>
            <w:r w:rsidRPr="008D087A">
              <w:rPr>
                <w:szCs w:val="18"/>
              </w:rPr>
              <w:t xml:space="preserve">ep </w:t>
            </w:r>
            <w:r w:rsidR="00875764" w:rsidRPr="008D087A">
              <w:rPr>
                <w:szCs w:val="18"/>
              </w:rPr>
              <w:t>1</w:t>
            </w:r>
            <w:r w:rsidR="008D087A" w:rsidRPr="008D087A">
              <w:rPr>
                <w:szCs w:val="18"/>
              </w:rPr>
              <w:t>2</w:t>
            </w:r>
            <w:r w:rsidRPr="008D087A">
              <w:rPr>
                <w:szCs w:val="18"/>
              </w:rPr>
              <w:t xml:space="preserve"> </w:t>
            </w:r>
            <w:r w:rsidR="003C2FB7" w:rsidRPr="008D087A">
              <w:rPr>
                <w:szCs w:val="18"/>
              </w:rPr>
              <w:t>to send the transfer order</w:t>
            </w:r>
          </w:p>
        </w:tc>
      </w:tr>
      <w:tr w:rsidR="00147357" w14:paraId="3EAF7CAB" w14:textId="77777777" w:rsidTr="008D087A"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3D9A00AB" w14:textId="77777777" w:rsidR="00147357" w:rsidRPr="00974F1D" w:rsidRDefault="00147357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3135ECCE" w14:textId="77777777" w:rsidR="00147357" w:rsidRPr="00147357" w:rsidRDefault="00147357" w:rsidP="00147357">
            <w:pPr>
              <w:rPr>
                <w:b/>
                <w:szCs w:val="18"/>
                <w:u w:val="single"/>
              </w:rPr>
            </w:pPr>
            <w:r w:rsidRPr="00147357">
              <w:rPr>
                <w:b/>
                <w:szCs w:val="18"/>
                <w:u w:val="single"/>
              </w:rPr>
              <w:t xml:space="preserve">For Transport only </w:t>
            </w:r>
          </w:p>
          <w:p w14:paraId="7CCA64C9" w14:textId="4B2B7DEC" w:rsidR="00147357" w:rsidRPr="00147357" w:rsidRDefault="008D087A" w:rsidP="00147357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978752" behindDoc="0" locked="0" layoutInCell="1" allowOverlap="1" wp14:anchorId="35CB53AF" wp14:editId="251D47CE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443865</wp:posOffset>
                  </wp:positionV>
                  <wp:extent cx="344805" cy="336550"/>
                  <wp:effectExtent l="0" t="0" r="0" b="6350"/>
                  <wp:wrapSquare wrapText="bothSides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47357" w:rsidRPr="00147357">
              <w:rPr>
                <w:szCs w:val="18"/>
              </w:rPr>
              <w:t xml:space="preserve">Add in the freight cost on the General Tab. </w:t>
            </w:r>
          </w:p>
          <w:p w14:paraId="0962B5D7" w14:textId="56C3C825" w:rsidR="00147357" w:rsidRPr="00147357" w:rsidRDefault="00147357" w:rsidP="00147357">
            <w:pPr>
              <w:pStyle w:val="ListParagraph"/>
              <w:numPr>
                <w:ilvl w:val="0"/>
                <w:numId w:val="44"/>
              </w:numPr>
              <w:rPr>
                <w:szCs w:val="18"/>
              </w:rPr>
            </w:pPr>
            <w:r w:rsidRPr="00147357">
              <w:rPr>
                <w:szCs w:val="18"/>
              </w:rPr>
              <w:t xml:space="preserve">This will be </w:t>
            </w:r>
            <w:r w:rsidR="0037240D" w:rsidRPr="00147357">
              <w:rPr>
                <w:szCs w:val="18"/>
              </w:rPr>
              <w:t>journaled</w:t>
            </w:r>
            <w:r w:rsidRPr="00147357">
              <w:rPr>
                <w:szCs w:val="18"/>
              </w:rPr>
              <w:t xml:space="preserve"> to the appropriate branch at month end </w:t>
            </w:r>
          </w:p>
          <w:p w14:paraId="19F05885" w14:textId="0E78CBB4" w:rsidR="00147357" w:rsidRPr="00147357" w:rsidRDefault="00147357" w:rsidP="00147357">
            <w:pPr>
              <w:rPr>
                <w:szCs w:val="18"/>
              </w:rPr>
            </w:pPr>
            <w:r w:rsidRPr="00147357">
              <w:rPr>
                <w:szCs w:val="18"/>
              </w:rPr>
              <w:t>Note this is not required for those warehouses using FMS for which there is a separate report available</w:t>
            </w:r>
          </w:p>
          <w:p w14:paraId="58187E3B" w14:textId="3AF8DD56" w:rsidR="00147357" w:rsidRPr="00147357" w:rsidRDefault="00147357" w:rsidP="00147357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79776" behindDoc="0" locked="0" layoutInCell="1" allowOverlap="1" wp14:anchorId="303AA2FD" wp14:editId="5D9D3800">
                      <wp:simplePos x="0" y="0"/>
                      <wp:positionH relativeFrom="column">
                        <wp:posOffset>1887100</wp:posOffset>
                      </wp:positionH>
                      <wp:positionV relativeFrom="paragraph">
                        <wp:posOffset>1159510</wp:posOffset>
                      </wp:positionV>
                      <wp:extent cx="1147313" cy="155276"/>
                      <wp:effectExtent l="0" t="0" r="15240" b="16510"/>
                      <wp:wrapNone/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7313" cy="155276"/>
                              </a:xfrm>
                              <a:prstGeom prst="rect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A62109" id="Rectangle 71" o:spid="_x0000_s1026" style="position:absolute;margin-left:148.6pt;margin-top:91.3pt;width:90.35pt;height:12.2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" filled="f" strokecolor="red" strokeweight="1.75pt"/>
                  </w:pict>
                </mc:Fallback>
              </mc:AlternateContent>
            </w:r>
            <w:r w:rsidR="00BF5142">
              <w:rPr>
                <w:noProof/>
                <w:szCs w:val="18"/>
                <w:lang w:eastAsia="en-NZ"/>
              </w:rPr>
              <w:drawing>
                <wp:inline distT="0" distB="0" distL="0" distR="0" wp14:anchorId="6DBC0E95" wp14:editId="21972C6D">
                  <wp:extent cx="3786996" cy="1926865"/>
                  <wp:effectExtent l="0" t="0" r="444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558" cy="19266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EB7" w14:paraId="59BA8588" w14:textId="77777777" w:rsidTr="008D087A"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07EEF3F9" w14:textId="567FB158" w:rsidR="00BD0EB7" w:rsidRPr="00974F1D" w:rsidRDefault="00BD0EB7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3360CBF4" w14:textId="538C57BF" w:rsidR="00BD0EB7" w:rsidRDefault="00BD0EB7" w:rsidP="00395004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BD0EB7">
              <w:rPr>
                <w:b/>
                <w:szCs w:val="18"/>
              </w:rPr>
              <w:t>Picking journal</w:t>
            </w:r>
            <w:r>
              <w:rPr>
                <w:szCs w:val="18"/>
              </w:rPr>
              <w:t xml:space="preserve"> </w:t>
            </w:r>
          </w:p>
          <w:p w14:paraId="75124A55" w14:textId="11DFA4AC" w:rsidR="00BD0EB7" w:rsidRDefault="000C12D1" w:rsidP="00BD0EB7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C773EFF" wp14:editId="60B4C468">
                  <wp:extent cx="4684395" cy="2519045"/>
                  <wp:effectExtent l="0" t="0" r="1905" b="0"/>
                  <wp:docPr id="14" name="Picture 14" descr="C:\Users\johi\AppData\Local\Temp\SNAGHTML130bdf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ohi\AppData\Local\Temp\SNAGHTML130bdf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4395" cy="2519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EB7" w14:paraId="0E453717" w14:textId="77777777" w:rsidTr="008D087A"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754FBDA5" w14:textId="6CABC33C" w:rsidR="00BD0EB7" w:rsidRPr="00974F1D" w:rsidRDefault="00BD0EB7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7250C610" w14:textId="77777777" w:rsidR="008D087A" w:rsidRDefault="000C12D1" w:rsidP="008D087A">
            <w:pPr>
              <w:rPr>
                <w:i/>
                <w:szCs w:val="18"/>
              </w:rPr>
            </w:pPr>
            <w:r w:rsidRPr="000C12D1">
              <w:rPr>
                <w:i/>
                <w:szCs w:val="18"/>
              </w:rPr>
              <w:t xml:space="preserve">A notification </w:t>
            </w:r>
            <w:r w:rsidR="00BD0EB7" w:rsidRPr="000C12D1">
              <w:rPr>
                <w:i/>
                <w:szCs w:val="18"/>
              </w:rPr>
              <w:t xml:space="preserve">window </w:t>
            </w:r>
            <w:r w:rsidRPr="000C12D1">
              <w:rPr>
                <w:i/>
                <w:szCs w:val="18"/>
              </w:rPr>
              <w:t xml:space="preserve">will display advising that a </w:t>
            </w:r>
            <w:r w:rsidR="00BD0EB7" w:rsidRPr="000C12D1">
              <w:rPr>
                <w:b/>
                <w:i/>
                <w:szCs w:val="18"/>
              </w:rPr>
              <w:t>Picking journal</w:t>
            </w:r>
            <w:r w:rsidR="00BD0EB7" w:rsidRPr="000C12D1">
              <w:rPr>
                <w:i/>
                <w:szCs w:val="18"/>
              </w:rPr>
              <w:t xml:space="preserve"> </w:t>
            </w:r>
            <w:r w:rsidRPr="000C12D1">
              <w:rPr>
                <w:i/>
                <w:szCs w:val="18"/>
              </w:rPr>
              <w:t xml:space="preserve">has been </w:t>
            </w:r>
            <w:r w:rsidR="00BD0EB7" w:rsidRPr="000C12D1">
              <w:rPr>
                <w:i/>
                <w:szCs w:val="18"/>
              </w:rPr>
              <w:t>created</w:t>
            </w:r>
            <w:r w:rsidR="00CE76E2">
              <w:rPr>
                <w:i/>
                <w:szCs w:val="18"/>
              </w:rPr>
              <w:t xml:space="preserve">. </w:t>
            </w:r>
          </w:p>
          <w:p w14:paraId="0F2B616C" w14:textId="1FCB5823" w:rsidR="00BD0EB7" w:rsidRPr="008D087A" w:rsidRDefault="00CE76E2" w:rsidP="008D087A">
            <w:pPr>
              <w:rPr>
                <w:i/>
                <w:szCs w:val="18"/>
              </w:rPr>
            </w:pPr>
            <w:r w:rsidRPr="008D087A">
              <w:rPr>
                <w:szCs w:val="18"/>
              </w:rPr>
              <w:t>You will only have access to this picking journal if you have access to the sending warehouse. The TO number and PJ number should be recorded for your own reference.</w:t>
            </w:r>
          </w:p>
        </w:tc>
      </w:tr>
    </w:tbl>
    <w:p w14:paraId="7EE125DF" w14:textId="77777777" w:rsidR="00147357" w:rsidRDefault="00147357">
      <w:r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93"/>
        <w:gridCol w:w="8946"/>
      </w:tblGrid>
      <w:tr w:rsidR="004926D5" w14:paraId="4D6280EF" w14:textId="77777777" w:rsidTr="008D087A">
        <w:tc>
          <w:tcPr>
            <w:tcW w:w="9639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2BE3633A" w14:textId="72338AE7" w:rsidR="004926D5" w:rsidRPr="008D087A" w:rsidRDefault="004926D5" w:rsidP="008D087A">
            <w:pPr>
              <w:pStyle w:val="Heading3"/>
              <w:outlineLvl w:val="2"/>
            </w:pPr>
            <w:bookmarkStart w:id="4" w:name="_Toc451762391"/>
            <w:r w:rsidRPr="008D087A">
              <w:lastRenderedPageBreak/>
              <w:t>PICK AND SHIP A TRANSFER ORDER</w:t>
            </w:r>
            <w:bookmarkEnd w:id="4"/>
          </w:p>
        </w:tc>
      </w:tr>
      <w:tr w:rsidR="004926D5" w14:paraId="28DFA13B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1B300F94" w14:textId="77777777" w:rsidR="004926D5" w:rsidRPr="00974F1D" w:rsidRDefault="004926D5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56F93AFF" w14:textId="0EA06393" w:rsidR="004926D5" w:rsidRDefault="004926D5" w:rsidP="004926D5">
            <w:pPr>
              <w:rPr>
                <w:szCs w:val="18"/>
              </w:rPr>
            </w:pPr>
            <w:r>
              <w:rPr>
                <w:szCs w:val="18"/>
              </w:rPr>
              <w:t xml:space="preserve">If you have created the PJ and have rights to process the PJ, click on the “Picking journal created” line and the </w:t>
            </w:r>
            <w:r w:rsidRPr="000C12D1">
              <w:rPr>
                <w:b/>
                <w:szCs w:val="18"/>
              </w:rPr>
              <w:t>Show</w:t>
            </w:r>
            <w:r>
              <w:rPr>
                <w:szCs w:val="18"/>
              </w:rPr>
              <w:t xml:space="preserve"> button will appear</w:t>
            </w:r>
          </w:p>
          <w:p w14:paraId="3259313D" w14:textId="77777777" w:rsidR="004926D5" w:rsidRDefault="004926D5" w:rsidP="004926D5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0C12D1">
              <w:rPr>
                <w:b/>
                <w:szCs w:val="18"/>
              </w:rPr>
              <w:t>Show</w:t>
            </w:r>
          </w:p>
          <w:p w14:paraId="22C2BA84" w14:textId="77777777" w:rsidR="004926D5" w:rsidRPr="000C12D1" w:rsidRDefault="004926D5" w:rsidP="004926D5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983872" behindDoc="1" locked="0" layoutInCell="1" allowOverlap="1" wp14:anchorId="237A2D20" wp14:editId="2121EFEE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 xml:space="preserve">If you close the notification window you can access the Picking journal by clicking on </w:t>
            </w:r>
            <w:r w:rsidRPr="000C12D1">
              <w:rPr>
                <w:b/>
                <w:szCs w:val="18"/>
              </w:rPr>
              <w:t xml:space="preserve">Picking journal </w:t>
            </w:r>
            <w:r>
              <w:rPr>
                <w:szCs w:val="18"/>
              </w:rPr>
              <w:t xml:space="preserve">within the </w:t>
            </w:r>
            <w:r w:rsidRPr="000C12D1">
              <w:rPr>
                <w:b/>
                <w:szCs w:val="18"/>
              </w:rPr>
              <w:t>Transfer orders</w:t>
            </w:r>
            <w:r>
              <w:rPr>
                <w:szCs w:val="18"/>
              </w:rPr>
              <w:t xml:space="preserve"> window</w:t>
            </w:r>
          </w:p>
          <w:p w14:paraId="1DD253A5" w14:textId="48FEF3E7" w:rsidR="004926D5" w:rsidRPr="002F1D7E" w:rsidRDefault="004926D5" w:rsidP="008D087A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7DFBB15" wp14:editId="5D19107C">
                  <wp:extent cx="3390476" cy="4171429"/>
                  <wp:effectExtent l="0" t="0" r="635" b="63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476" cy="4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6D5" w14:paraId="308FB5F7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6F670C7E" w14:textId="77777777" w:rsidR="004926D5" w:rsidRPr="00974F1D" w:rsidRDefault="004926D5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5EAD3374" w14:textId="77777777" w:rsidR="004926D5" w:rsidRDefault="004926D5" w:rsidP="004926D5">
            <w:pPr>
              <w:rPr>
                <w:szCs w:val="18"/>
              </w:rPr>
            </w:pPr>
            <w:r>
              <w:rPr>
                <w:szCs w:val="18"/>
              </w:rPr>
              <w:t>Alternatively, the shipping warehouse will process PJs through the list on screen.</w:t>
            </w:r>
          </w:p>
          <w:p w14:paraId="5F573B6D" w14:textId="38B9FEA5" w:rsidR="004926D5" w:rsidRDefault="004926D5" w:rsidP="004926D5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26AC2B4" wp14:editId="4AAC7554">
                  <wp:extent cx="4968815" cy="2484408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815" cy="2484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BE2" w14:paraId="7DB501DB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56422B78" w14:textId="5A90C4F7" w:rsidR="007B5BE2" w:rsidRPr="00974F1D" w:rsidRDefault="007B5BE2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438A7183" w14:textId="77777777" w:rsidR="007B5BE2" w:rsidRPr="002F1D7E" w:rsidRDefault="007B5BE2" w:rsidP="00667938">
            <w:pPr>
              <w:rPr>
                <w:i/>
                <w:szCs w:val="18"/>
              </w:rPr>
            </w:pPr>
            <w:r w:rsidRPr="002F1D7E">
              <w:rPr>
                <w:i/>
                <w:szCs w:val="18"/>
              </w:rPr>
              <w:t xml:space="preserve">The </w:t>
            </w:r>
            <w:r w:rsidRPr="002F1D7E">
              <w:rPr>
                <w:b/>
                <w:i/>
                <w:szCs w:val="18"/>
              </w:rPr>
              <w:t>Picking journal</w:t>
            </w:r>
            <w:r w:rsidRPr="002F1D7E">
              <w:rPr>
                <w:i/>
                <w:szCs w:val="18"/>
              </w:rPr>
              <w:t xml:space="preserve"> window will display</w:t>
            </w:r>
          </w:p>
          <w:p w14:paraId="31317D0A" w14:textId="77777777" w:rsidR="007B5BE2" w:rsidRDefault="007B5BE2" w:rsidP="00667938">
            <w:pPr>
              <w:rPr>
                <w:szCs w:val="18"/>
              </w:rPr>
            </w:pPr>
            <w:r>
              <w:rPr>
                <w:szCs w:val="18"/>
              </w:rPr>
              <w:lastRenderedPageBreak/>
              <w:t xml:space="preserve">Click </w:t>
            </w:r>
            <w:r w:rsidRPr="00F4291F">
              <w:rPr>
                <w:b/>
                <w:szCs w:val="18"/>
              </w:rPr>
              <w:t>Picking list pro voucher</w:t>
            </w:r>
          </w:p>
          <w:p w14:paraId="5296C94A" w14:textId="77777777" w:rsidR="007B5BE2" w:rsidRDefault="007B5BE2" w:rsidP="00667938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E94214C" wp14:editId="43CE4457">
                  <wp:extent cx="5225355" cy="1900161"/>
                  <wp:effectExtent l="0" t="0" r="0" b="5080"/>
                  <wp:docPr id="26" name="Picture 26" descr="C:\Users\johi\AppData\Local\Temp\SNAGHTML13d29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johi\AppData\Local\Temp\SNAGHTML13d29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0921" cy="190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BE2" w14:paraId="2D56A383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241536EE" w14:textId="7946FC80" w:rsidR="007B5BE2" w:rsidRPr="00974F1D" w:rsidRDefault="007B5BE2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5CE9126A" w14:textId="77777777" w:rsidR="007B5BE2" w:rsidRDefault="007B5BE2" w:rsidP="00667938">
            <w:pPr>
              <w:rPr>
                <w:szCs w:val="18"/>
              </w:rPr>
            </w:pPr>
            <w:r w:rsidRPr="00F4291F">
              <w:rPr>
                <w:b/>
                <w:i/>
                <w:szCs w:val="18"/>
              </w:rPr>
              <w:t>Picking</w:t>
            </w:r>
            <w:r w:rsidRPr="00F4291F">
              <w:rPr>
                <w:i/>
                <w:szCs w:val="18"/>
              </w:rPr>
              <w:t xml:space="preserve"> </w:t>
            </w:r>
            <w:r w:rsidRPr="00F4291F">
              <w:rPr>
                <w:b/>
                <w:i/>
                <w:szCs w:val="18"/>
              </w:rPr>
              <w:t>journal</w:t>
            </w:r>
            <w:r w:rsidRPr="00F4291F">
              <w:rPr>
                <w:i/>
                <w:szCs w:val="18"/>
              </w:rPr>
              <w:t xml:space="preserve"> </w:t>
            </w:r>
            <w:r>
              <w:rPr>
                <w:i/>
                <w:szCs w:val="18"/>
              </w:rPr>
              <w:t>print</w:t>
            </w:r>
            <w:r w:rsidRPr="00F4291F">
              <w:rPr>
                <w:i/>
                <w:szCs w:val="18"/>
              </w:rPr>
              <w:t>s</w:t>
            </w:r>
            <w:r>
              <w:rPr>
                <w:i/>
                <w:szCs w:val="18"/>
              </w:rPr>
              <w:t xml:space="preserve"> (to screen or printer)</w:t>
            </w:r>
          </w:p>
          <w:p w14:paraId="7474510F" w14:textId="77777777" w:rsidR="007B5BE2" w:rsidRDefault="007B5BE2" w:rsidP="00667938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B208E74" wp14:editId="0B05D19C">
                  <wp:extent cx="5385425" cy="1871932"/>
                  <wp:effectExtent l="0" t="0" r="6350" b="0"/>
                  <wp:docPr id="82" name="Picture 82" descr="C:\Users\johi\AppData\Local\Temp\SNAGHTML140e0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johi\AppData\Local\Temp\SNAGHTML140e0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958" cy="187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BE2" w14:paraId="6D4E4403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6FCBA431" w14:textId="77777777" w:rsidR="007B5BE2" w:rsidRPr="00974F1D" w:rsidRDefault="007B5BE2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7266D034" w14:textId="77777777" w:rsidR="007B5BE2" w:rsidRPr="002F1D7E" w:rsidRDefault="007B5BE2" w:rsidP="00667938">
            <w:pPr>
              <w:rPr>
                <w:b/>
                <w:szCs w:val="18"/>
              </w:rPr>
            </w:pPr>
            <w:r w:rsidRPr="002F1D7E">
              <w:rPr>
                <w:szCs w:val="18"/>
              </w:rPr>
              <w:t>Click</w:t>
            </w:r>
            <w:r>
              <w:rPr>
                <w:b/>
                <w:szCs w:val="18"/>
              </w:rPr>
              <w:t xml:space="preserve"> Close</w:t>
            </w:r>
          </w:p>
        </w:tc>
      </w:tr>
      <w:tr w:rsidR="00BD0EB7" w14:paraId="56F9834E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4E50C96B" w14:textId="05B195B3" w:rsidR="00BD0EB7" w:rsidRPr="00974F1D" w:rsidRDefault="00BD0EB7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3FA5C9E3" w14:textId="563EE553" w:rsidR="000C12D1" w:rsidRPr="000C12D1" w:rsidRDefault="000C12D1" w:rsidP="00395004">
            <w:pPr>
              <w:rPr>
                <w:i/>
                <w:szCs w:val="18"/>
              </w:rPr>
            </w:pPr>
            <w:r w:rsidRPr="000C12D1">
              <w:rPr>
                <w:i/>
                <w:szCs w:val="18"/>
              </w:rPr>
              <w:t xml:space="preserve">The </w:t>
            </w:r>
            <w:r w:rsidRPr="000C12D1">
              <w:rPr>
                <w:b/>
                <w:i/>
                <w:szCs w:val="18"/>
              </w:rPr>
              <w:t>Picking journal</w:t>
            </w:r>
            <w:r w:rsidRPr="000C12D1">
              <w:rPr>
                <w:i/>
                <w:szCs w:val="18"/>
              </w:rPr>
              <w:t xml:space="preserve"> window will be displayed</w:t>
            </w:r>
          </w:p>
          <w:p w14:paraId="7551CE3C" w14:textId="032B7F05" w:rsidR="00BD0EB7" w:rsidRDefault="00BD0EB7" w:rsidP="00395004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BD0EB7">
              <w:rPr>
                <w:b/>
                <w:szCs w:val="18"/>
              </w:rPr>
              <w:t>Pick</w:t>
            </w:r>
          </w:p>
          <w:p w14:paraId="0C4BE76A" w14:textId="36B48403" w:rsidR="00BD0EB7" w:rsidRDefault="000C12D1" w:rsidP="00BD0EB7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6392C7A" wp14:editId="0153119A">
                  <wp:extent cx="5016884" cy="2596551"/>
                  <wp:effectExtent l="0" t="0" r="0" b="0"/>
                  <wp:docPr id="18" name="Picture 18" descr="C:\Users\johi\AppData\Local\Temp\SNAGHTML135a7c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ohi\AppData\Local\Temp\SNAGHTML135a7c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644" cy="2599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E6A45" w14:textId="77777777" w:rsidR="00147357" w:rsidRDefault="00147357">
      <w:r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93"/>
        <w:gridCol w:w="8946"/>
      </w:tblGrid>
      <w:tr w:rsidR="00F4291F" w14:paraId="5F92D88E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0EE1591B" w14:textId="50FC3AF3" w:rsidR="00F4291F" w:rsidRPr="00974F1D" w:rsidRDefault="00F4291F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3D15BE27" w14:textId="0D90182A" w:rsidR="00F4291F" w:rsidRDefault="000C12D1" w:rsidP="00395004">
            <w:pPr>
              <w:rPr>
                <w:i/>
                <w:szCs w:val="18"/>
              </w:rPr>
            </w:pPr>
            <w:r w:rsidRPr="000C12D1">
              <w:rPr>
                <w:i/>
                <w:szCs w:val="18"/>
              </w:rPr>
              <w:t>The</w:t>
            </w:r>
            <w:r>
              <w:rPr>
                <w:b/>
                <w:i/>
                <w:szCs w:val="18"/>
              </w:rPr>
              <w:t xml:space="preserve"> Pick </w:t>
            </w:r>
            <w:r w:rsidRPr="000C12D1">
              <w:rPr>
                <w:i/>
                <w:szCs w:val="18"/>
              </w:rPr>
              <w:t>window</w:t>
            </w:r>
            <w:r w:rsidR="00F4291F">
              <w:rPr>
                <w:i/>
                <w:szCs w:val="18"/>
              </w:rPr>
              <w:t xml:space="preserve"> </w:t>
            </w:r>
            <w:r>
              <w:rPr>
                <w:i/>
                <w:szCs w:val="18"/>
              </w:rPr>
              <w:t>will display</w:t>
            </w:r>
          </w:p>
          <w:p w14:paraId="3DF7EE93" w14:textId="1BB4BAAD" w:rsidR="00F4291F" w:rsidRPr="00F4291F" w:rsidRDefault="00F4291F" w:rsidP="00395004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F4291F">
              <w:rPr>
                <w:b/>
                <w:szCs w:val="18"/>
              </w:rPr>
              <w:t>Pick all</w:t>
            </w:r>
            <w:r>
              <w:rPr>
                <w:szCs w:val="18"/>
              </w:rPr>
              <w:t xml:space="preserve"> </w:t>
            </w:r>
            <w:r w:rsidR="00AC3D72">
              <w:rPr>
                <w:szCs w:val="18"/>
              </w:rPr>
              <w:t xml:space="preserve">to pick all in the </w:t>
            </w:r>
            <w:r w:rsidR="00AC3D72" w:rsidRPr="00AC3D72">
              <w:rPr>
                <w:b/>
                <w:szCs w:val="18"/>
              </w:rPr>
              <w:t>Pickable</w:t>
            </w:r>
            <w:r w:rsidR="00AC3D72">
              <w:rPr>
                <w:szCs w:val="18"/>
              </w:rPr>
              <w:t xml:space="preserve"> field or enter the amount to pick in the </w:t>
            </w:r>
            <w:r w:rsidR="00AC3D72" w:rsidRPr="00AC3D72">
              <w:rPr>
                <w:b/>
                <w:szCs w:val="18"/>
              </w:rPr>
              <w:t>Pick now</w:t>
            </w:r>
            <w:r w:rsidR="00AC3D72">
              <w:rPr>
                <w:szCs w:val="18"/>
              </w:rPr>
              <w:t xml:space="preserve"> field for each line</w:t>
            </w:r>
          </w:p>
          <w:p w14:paraId="762409A4" w14:textId="29A3511C" w:rsidR="00F4291F" w:rsidRPr="00F4291F" w:rsidRDefault="00AC3D72" w:rsidP="00F4291F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796B7A82" wp14:editId="44DFC299">
                      <wp:simplePos x="0" y="0"/>
                      <wp:positionH relativeFrom="column">
                        <wp:posOffset>3163941</wp:posOffset>
                      </wp:positionH>
                      <wp:positionV relativeFrom="paragraph">
                        <wp:posOffset>702310</wp:posOffset>
                      </wp:positionV>
                      <wp:extent cx="569344" cy="155275"/>
                      <wp:effectExtent l="0" t="0" r="21590" b="1651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9344" cy="1552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FAB7FD6" id="Rectangle 3" o:spid="_x0000_s1026" style="position:absolute;margin-left:249.15pt;margin-top:55.3pt;width:44.85pt;height:12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" filled="f" strokecolor="red" strokeweight="1.5pt"/>
                  </w:pict>
                </mc:Fallback>
              </mc:AlternateContent>
            </w:r>
            <w:r w:rsidR="000C12D1">
              <w:rPr>
                <w:noProof/>
                <w:lang w:eastAsia="en-NZ"/>
              </w:rPr>
              <w:drawing>
                <wp:inline distT="0" distB="0" distL="0" distR="0" wp14:anchorId="40A7926A" wp14:editId="469BA22E">
                  <wp:extent cx="5543362" cy="2104845"/>
                  <wp:effectExtent l="0" t="0" r="635" b="0"/>
                  <wp:docPr id="19" name="Picture 19" descr="C:\Users\johi\AppData\Local\Temp\SNAGHTML1370d9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ohi\AppData\Local\Temp\SNAGHTML1370d9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85" cy="2109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2D1" w14:paraId="14DF3E5B" w14:textId="77777777" w:rsidTr="00147357">
        <w:tc>
          <w:tcPr>
            <w:tcW w:w="693" w:type="dxa"/>
            <w:tcMar>
              <w:top w:w="113" w:type="dxa"/>
              <w:bottom w:w="113" w:type="dxa"/>
            </w:tcMar>
          </w:tcPr>
          <w:p w14:paraId="4F62DE23" w14:textId="77777777" w:rsidR="000C12D1" w:rsidRPr="00974F1D" w:rsidRDefault="000C12D1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tcMar>
              <w:top w:w="113" w:type="dxa"/>
              <w:bottom w:w="113" w:type="dxa"/>
            </w:tcMar>
          </w:tcPr>
          <w:p w14:paraId="5367E59A" w14:textId="77777777" w:rsidR="000C12D1" w:rsidRDefault="000C12D1" w:rsidP="00395004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 xml:space="preserve">The </w:t>
            </w:r>
            <w:r w:rsidRPr="000C12D1">
              <w:rPr>
                <w:b/>
                <w:i/>
                <w:szCs w:val="18"/>
              </w:rPr>
              <w:t>Pick now</w:t>
            </w:r>
            <w:r>
              <w:rPr>
                <w:i/>
                <w:szCs w:val="18"/>
              </w:rPr>
              <w:t xml:space="preserve"> field will be updated</w:t>
            </w:r>
          </w:p>
          <w:p w14:paraId="5B7C7ACF" w14:textId="77777777" w:rsidR="000C12D1" w:rsidRDefault="000C12D1" w:rsidP="00395004">
            <w:pPr>
              <w:rPr>
                <w:b/>
                <w:szCs w:val="18"/>
              </w:rPr>
            </w:pPr>
            <w:r w:rsidRPr="000C12D1">
              <w:rPr>
                <w:szCs w:val="18"/>
              </w:rPr>
              <w:t xml:space="preserve">Click </w:t>
            </w:r>
            <w:r w:rsidRPr="000C12D1">
              <w:rPr>
                <w:b/>
                <w:szCs w:val="18"/>
              </w:rPr>
              <w:t>Apply</w:t>
            </w:r>
          </w:p>
          <w:p w14:paraId="1EF0BF15" w14:textId="68674F8C" w:rsidR="000C12D1" w:rsidRPr="000C12D1" w:rsidRDefault="000C12D1" w:rsidP="000C12D1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70EFD8B" wp14:editId="21AC963C">
                  <wp:extent cx="5525031" cy="3209026"/>
                  <wp:effectExtent l="0" t="0" r="0" b="0"/>
                  <wp:docPr id="20" name="Picture 20" descr="C:\Users\johi\AppData\Local\Temp\SNAGHTML139a9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ohi\AppData\Local\Temp\SNAGHTML139a9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8274" cy="321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99517" w14:textId="77777777" w:rsidR="00147357" w:rsidRDefault="00147357">
      <w:r>
        <w:br w:type="page"/>
      </w:r>
    </w:p>
    <w:tbl>
      <w:tblPr>
        <w:tblStyle w:val="TableGrid"/>
        <w:tblW w:w="9656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93"/>
        <w:gridCol w:w="16"/>
        <w:gridCol w:w="8930"/>
        <w:gridCol w:w="17"/>
      </w:tblGrid>
      <w:tr w:rsidR="00F4291F" w14:paraId="6264A059" w14:textId="77777777" w:rsidTr="00147357">
        <w:trPr>
          <w:gridAfter w:val="1"/>
          <w:wAfter w:w="17" w:type="dxa"/>
        </w:trPr>
        <w:tc>
          <w:tcPr>
            <w:tcW w:w="693" w:type="dxa"/>
            <w:tcMar>
              <w:top w:w="113" w:type="dxa"/>
              <w:bottom w:w="113" w:type="dxa"/>
            </w:tcMar>
          </w:tcPr>
          <w:p w14:paraId="197F898D" w14:textId="61EFCBC8" w:rsidR="00F4291F" w:rsidRPr="00974F1D" w:rsidRDefault="00F4291F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6" w:type="dxa"/>
            <w:gridSpan w:val="2"/>
            <w:tcMar>
              <w:top w:w="113" w:type="dxa"/>
              <w:bottom w:w="113" w:type="dxa"/>
            </w:tcMar>
          </w:tcPr>
          <w:p w14:paraId="1FDF960E" w14:textId="5F8C4A1C" w:rsidR="002F1D7E" w:rsidRPr="002F1D7E" w:rsidRDefault="002F1D7E" w:rsidP="00395004">
            <w:pPr>
              <w:rPr>
                <w:i/>
                <w:szCs w:val="18"/>
              </w:rPr>
            </w:pPr>
            <w:r w:rsidRPr="002F1D7E">
              <w:rPr>
                <w:i/>
                <w:szCs w:val="18"/>
              </w:rPr>
              <w:t xml:space="preserve">The </w:t>
            </w:r>
            <w:r w:rsidRPr="002F1D7E">
              <w:rPr>
                <w:b/>
                <w:i/>
                <w:szCs w:val="18"/>
              </w:rPr>
              <w:t>Picked quantity</w:t>
            </w:r>
            <w:r w:rsidRPr="002F1D7E">
              <w:rPr>
                <w:i/>
                <w:szCs w:val="18"/>
              </w:rPr>
              <w:t xml:space="preserve"> field will be updated</w:t>
            </w:r>
          </w:p>
          <w:p w14:paraId="240408C3" w14:textId="77777777" w:rsidR="00F4291F" w:rsidRDefault="00F4291F" w:rsidP="00395004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F4291F">
              <w:rPr>
                <w:b/>
                <w:szCs w:val="18"/>
              </w:rPr>
              <w:t>Close</w:t>
            </w:r>
          </w:p>
          <w:p w14:paraId="4CCCA862" w14:textId="651B91A8" w:rsidR="002F1D7E" w:rsidRPr="00F4291F" w:rsidRDefault="002F1D7E" w:rsidP="002F1D7E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18E49A9" wp14:editId="50CAE9A1">
                  <wp:extent cx="5419382" cy="2794958"/>
                  <wp:effectExtent l="0" t="0" r="0" b="5715"/>
                  <wp:docPr id="21" name="Picture 21" descr="C:\Users\johi\AppData\Local\Temp\SNAGHTML13abb1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ohi\AppData\Local\Temp\SNAGHTML13abb1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467" cy="2795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91F" w14:paraId="4AE949A2" w14:textId="77777777" w:rsidTr="00147357">
        <w:trPr>
          <w:gridAfter w:val="1"/>
          <w:wAfter w:w="17" w:type="dxa"/>
        </w:trPr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44A036F5" w14:textId="618E5FD8" w:rsidR="00F4291F" w:rsidRPr="00974F1D" w:rsidRDefault="00F4291F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6DBCCF6C" w14:textId="7F6E4A88" w:rsidR="002F1D7E" w:rsidRPr="002F1D7E" w:rsidRDefault="002F1D7E" w:rsidP="00395004">
            <w:pPr>
              <w:rPr>
                <w:i/>
                <w:szCs w:val="18"/>
              </w:rPr>
            </w:pPr>
            <w:r w:rsidRPr="002F1D7E">
              <w:rPr>
                <w:i/>
                <w:szCs w:val="18"/>
              </w:rPr>
              <w:t xml:space="preserve">The </w:t>
            </w:r>
            <w:r w:rsidRPr="002F1D7E">
              <w:rPr>
                <w:b/>
                <w:i/>
                <w:szCs w:val="18"/>
              </w:rPr>
              <w:t>Picking journal</w:t>
            </w:r>
            <w:r w:rsidRPr="002F1D7E">
              <w:rPr>
                <w:i/>
                <w:szCs w:val="18"/>
              </w:rPr>
              <w:t xml:space="preserve"> window will display</w:t>
            </w:r>
          </w:p>
          <w:p w14:paraId="5B87A6AE" w14:textId="2CF0EE5C" w:rsidR="00F4291F" w:rsidRDefault="003F5B32" w:rsidP="00395004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F5B32">
              <w:rPr>
                <w:b/>
                <w:szCs w:val="18"/>
              </w:rPr>
              <w:t>Picked</w:t>
            </w:r>
          </w:p>
          <w:p w14:paraId="51692CD2" w14:textId="6CF4F49B" w:rsidR="003F5B32" w:rsidRDefault="002F1D7E" w:rsidP="003F5B32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33A15CE" wp14:editId="0E5608CB">
                  <wp:extent cx="4554747" cy="2244199"/>
                  <wp:effectExtent l="0" t="0" r="0" b="3810"/>
                  <wp:docPr id="87" name="Picture 87" descr="C:\Users\johi\AppData\Local\Temp\SNAGHTML1425ba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johi\AppData\Local\Temp\SNAGHTML1425ba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499" cy="2243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B32" w14:paraId="6C1FF980" w14:textId="77777777" w:rsidTr="00147357">
        <w:trPr>
          <w:gridAfter w:val="1"/>
          <w:wAfter w:w="17" w:type="dxa"/>
        </w:trPr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46DDCB64" w14:textId="77777777" w:rsidR="003F5B32" w:rsidRPr="00974F1D" w:rsidRDefault="003F5B32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4AFC986F" w14:textId="77777777" w:rsidR="003F5B32" w:rsidRPr="003F5B32" w:rsidRDefault="003F5B32" w:rsidP="00395004">
            <w:pPr>
              <w:rPr>
                <w:i/>
                <w:szCs w:val="18"/>
              </w:rPr>
            </w:pPr>
            <w:r w:rsidRPr="003F5B32">
              <w:rPr>
                <w:b/>
                <w:i/>
                <w:szCs w:val="18"/>
              </w:rPr>
              <w:t>Change of status</w:t>
            </w:r>
            <w:r w:rsidRPr="003F5B32">
              <w:rPr>
                <w:i/>
                <w:szCs w:val="18"/>
              </w:rPr>
              <w:t xml:space="preserve"> window opens</w:t>
            </w:r>
          </w:p>
          <w:p w14:paraId="1A0FDD2F" w14:textId="77777777" w:rsidR="003F5B32" w:rsidRDefault="003F5B32" w:rsidP="00395004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F5B32">
              <w:rPr>
                <w:b/>
                <w:szCs w:val="18"/>
              </w:rPr>
              <w:t>OK</w:t>
            </w:r>
          </w:p>
          <w:p w14:paraId="45D088E1" w14:textId="4982DF44" w:rsidR="003F5B32" w:rsidRDefault="001C0ECE" w:rsidP="003F5B32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CBC0AC5" wp14:editId="7951FCD6">
                  <wp:extent cx="1535502" cy="1019421"/>
                  <wp:effectExtent l="0" t="0" r="7620" b="952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910" cy="1019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39B" w14:paraId="4B2702BE" w14:textId="77777777" w:rsidTr="00147357">
        <w:trPr>
          <w:gridAfter w:val="1"/>
          <w:wAfter w:w="17" w:type="dxa"/>
        </w:trPr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36748957" w14:textId="77777777" w:rsidR="009B739B" w:rsidRPr="00974F1D" w:rsidRDefault="009B739B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31D0E4C4" w14:textId="77777777" w:rsidR="009B739B" w:rsidRDefault="009B739B" w:rsidP="009B739B">
            <w:pPr>
              <w:rPr>
                <w:i/>
                <w:szCs w:val="18"/>
              </w:rPr>
            </w:pPr>
            <w:r w:rsidRPr="009B739B">
              <w:rPr>
                <w:i/>
                <w:szCs w:val="18"/>
              </w:rPr>
              <w:t xml:space="preserve">If </w:t>
            </w:r>
            <w:r>
              <w:rPr>
                <w:i/>
                <w:szCs w:val="18"/>
              </w:rPr>
              <w:t>the transfer is not related to a sales order then a pop up will display asking if you want to print the transfer order shipment</w:t>
            </w:r>
          </w:p>
          <w:p w14:paraId="2FC59D0F" w14:textId="25F372DA" w:rsidR="009B739B" w:rsidRPr="009B739B" w:rsidRDefault="009B739B" w:rsidP="009B739B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In all instances click </w:t>
            </w:r>
            <w:r>
              <w:rPr>
                <w:b/>
                <w:szCs w:val="18"/>
              </w:rPr>
              <w:t>No</w:t>
            </w:r>
          </w:p>
        </w:tc>
      </w:tr>
      <w:tr w:rsidR="00C01A5F" w14:paraId="7BADD9A8" w14:textId="77777777" w:rsidTr="00147357">
        <w:trPr>
          <w:gridAfter w:val="1"/>
          <w:wAfter w:w="17" w:type="dxa"/>
        </w:trPr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227B1CF5" w14:textId="35E503E7" w:rsidR="00C01A5F" w:rsidRPr="00974F1D" w:rsidRDefault="00C01A5F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5E48748A" w14:textId="77777777" w:rsidR="00C01A5F" w:rsidRDefault="00C01A5F" w:rsidP="00667938">
            <w:pPr>
              <w:rPr>
                <w:i/>
                <w:color w:val="000000" w:themeColor="text1"/>
              </w:rPr>
            </w:pPr>
            <w:r w:rsidRPr="00C01A5F">
              <w:rPr>
                <w:i/>
                <w:color w:val="000000" w:themeColor="text1"/>
              </w:rPr>
              <w:t>If the transfer order is linked to a sales order</w:t>
            </w:r>
            <w:r>
              <w:rPr>
                <w:i/>
                <w:color w:val="000000" w:themeColor="text1"/>
              </w:rPr>
              <w:t xml:space="preserve"> a message will display asking if you want to print a pro-forma packing slip</w:t>
            </w:r>
            <w:r w:rsidRPr="00C01A5F">
              <w:rPr>
                <w:i/>
                <w:color w:val="000000" w:themeColor="text1"/>
              </w:rPr>
              <w:t xml:space="preserve"> </w:t>
            </w:r>
          </w:p>
          <w:p w14:paraId="6812A8D6" w14:textId="1CABA980" w:rsidR="00C01A5F" w:rsidRPr="001D3418" w:rsidRDefault="00C01A5F" w:rsidP="001D3418">
            <w:pPr>
              <w:rPr>
                <w:b/>
                <w:szCs w:val="18"/>
              </w:rPr>
            </w:pPr>
            <w:r w:rsidRPr="001D3418">
              <w:rPr>
                <w:szCs w:val="18"/>
              </w:rPr>
              <w:t xml:space="preserve">If you would like to print a pro-forma packing slip, click </w:t>
            </w:r>
            <w:r w:rsidRPr="001D3418">
              <w:rPr>
                <w:b/>
                <w:szCs w:val="18"/>
              </w:rPr>
              <w:t>Yes</w:t>
            </w:r>
          </w:p>
          <w:p w14:paraId="2EE3FEAC" w14:textId="01ACDDF1" w:rsidR="00C01A5F" w:rsidRDefault="00C01A5F" w:rsidP="00667938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1DFEF39F" wp14:editId="04B46D44">
                  <wp:extent cx="2464134" cy="1054981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1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029" cy="105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A5F" w14:paraId="69B348DB" w14:textId="77777777" w:rsidTr="00147357"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7EDAC397" w14:textId="00926567" w:rsidR="00C01A5F" w:rsidRPr="00974F1D" w:rsidRDefault="00C01A5F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7" w:type="dxa"/>
            <w:gridSpan w:val="2"/>
            <w:tcMar>
              <w:top w:w="113" w:type="dxa"/>
              <w:bottom w:w="113" w:type="dxa"/>
            </w:tcMar>
          </w:tcPr>
          <w:p w14:paraId="7E960A93" w14:textId="77777777" w:rsidR="00C01A5F" w:rsidRPr="00C01A5F" w:rsidRDefault="00C01A5F" w:rsidP="00667938">
            <w:pPr>
              <w:rPr>
                <w:i/>
                <w:szCs w:val="18"/>
              </w:rPr>
            </w:pPr>
            <w:r w:rsidRPr="00C01A5F">
              <w:rPr>
                <w:i/>
                <w:szCs w:val="18"/>
              </w:rPr>
              <w:t>The</w:t>
            </w:r>
            <w:r w:rsidRPr="00C01A5F">
              <w:rPr>
                <w:b/>
                <w:i/>
                <w:szCs w:val="18"/>
              </w:rPr>
              <w:t xml:space="preserve"> Packing Slip</w:t>
            </w:r>
            <w:r w:rsidRPr="00C01A5F">
              <w:rPr>
                <w:i/>
                <w:szCs w:val="18"/>
              </w:rPr>
              <w:t xml:space="preserve"> document will display</w:t>
            </w:r>
          </w:p>
          <w:p w14:paraId="298E80D3" w14:textId="62275A32" w:rsidR="00C01A5F" w:rsidRDefault="00C01A5F" w:rsidP="00667938">
            <w:pPr>
              <w:rPr>
                <w:szCs w:val="18"/>
              </w:rPr>
            </w:pPr>
            <w:r>
              <w:rPr>
                <w:szCs w:val="18"/>
              </w:rPr>
              <w:t xml:space="preserve">Print if required or click </w:t>
            </w:r>
            <w:r w:rsidRPr="00C01A5F">
              <w:rPr>
                <w:b/>
                <w:szCs w:val="18"/>
              </w:rPr>
              <w:t>Close</w:t>
            </w:r>
          </w:p>
          <w:p w14:paraId="5AF0F9FD" w14:textId="77777777" w:rsidR="00C01A5F" w:rsidRDefault="00C01A5F" w:rsidP="00667938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765AB2F1" wp14:editId="28986041">
                  <wp:extent cx="4321834" cy="1965079"/>
                  <wp:effectExtent l="0" t="0" r="254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1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399" cy="196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BD3" w14:paraId="50523DC2" w14:textId="77777777" w:rsidTr="00147357">
        <w:tc>
          <w:tcPr>
            <w:tcW w:w="709" w:type="dxa"/>
            <w:gridSpan w:val="2"/>
            <w:tcMar>
              <w:top w:w="113" w:type="dxa"/>
              <w:bottom w:w="113" w:type="dxa"/>
            </w:tcMar>
          </w:tcPr>
          <w:p w14:paraId="4E79D959" w14:textId="77777777" w:rsidR="00C26BD3" w:rsidRPr="00974F1D" w:rsidRDefault="00C26BD3" w:rsidP="00667938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47" w:type="dxa"/>
            <w:gridSpan w:val="2"/>
            <w:tcMar>
              <w:top w:w="113" w:type="dxa"/>
              <w:bottom w:w="113" w:type="dxa"/>
            </w:tcMar>
          </w:tcPr>
          <w:p w14:paraId="493804F2" w14:textId="4FAB2C54" w:rsidR="00C26BD3" w:rsidRDefault="00C26BD3" w:rsidP="00C26BD3">
            <w:pPr>
              <w:rPr>
                <w:b/>
                <w:szCs w:val="18"/>
              </w:rPr>
            </w:pPr>
            <w:r w:rsidRPr="00E956AB">
              <w:rPr>
                <w:color w:val="000000" w:themeColor="text1"/>
              </w:rPr>
              <w:t>If the transfer order is not linked to a sales order you need to print a Stock Transfer Order from the Overview Screen</w:t>
            </w:r>
            <w:r w:rsidR="00E956AB">
              <w:rPr>
                <w:color w:val="000000" w:themeColor="text1"/>
              </w:rPr>
              <w:t xml:space="preserve">. </w:t>
            </w:r>
            <w:r>
              <w:rPr>
                <w:szCs w:val="18"/>
              </w:rPr>
              <w:t xml:space="preserve">Highlight the transfer order and click </w:t>
            </w:r>
            <w:r w:rsidRPr="00E956AB">
              <w:rPr>
                <w:b/>
                <w:szCs w:val="18"/>
              </w:rPr>
              <w:t>Print</w:t>
            </w:r>
            <w:r w:rsidR="00E956AB" w:rsidRPr="00E956AB">
              <w:rPr>
                <w:b/>
                <w:szCs w:val="18"/>
              </w:rPr>
              <w:t xml:space="preserve"> &gt; Transfer overview</w:t>
            </w:r>
          </w:p>
          <w:p w14:paraId="4D81F657" w14:textId="209D2E05" w:rsidR="00E956AB" w:rsidRPr="00E956AB" w:rsidRDefault="00E956AB" w:rsidP="00C26BD3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966464" behindDoc="1" locked="0" layoutInCell="1" allowOverlap="1" wp14:anchorId="634592C7" wp14:editId="686441D8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10795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956AB">
              <w:rPr>
                <w:szCs w:val="18"/>
              </w:rPr>
              <w:t>Stock Transfer Orders need to be printed and included with the items being shipped</w:t>
            </w:r>
            <w:r>
              <w:rPr>
                <w:szCs w:val="18"/>
              </w:rPr>
              <w:t xml:space="preserve"> so that the receiving branch can identify the transfer order related to the items in the shipment</w:t>
            </w:r>
            <w:r w:rsidR="00867802">
              <w:rPr>
                <w:szCs w:val="18"/>
              </w:rPr>
              <w:t>. It also includes the receiving branches address which you will need for shipping (unless using FMS)</w:t>
            </w:r>
          </w:p>
          <w:p w14:paraId="33940360" w14:textId="31DE2D51" w:rsidR="00C26BD3" w:rsidRPr="00C01A5F" w:rsidRDefault="00C26BD3" w:rsidP="00E956AB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0A0DD17" wp14:editId="4FFCA2E0">
                  <wp:extent cx="5373253" cy="2527540"/>
                  <wp:effectExtent l="0" t="0" r="0" b="6350"/>
                  <wp:docPr id="13" name="Picture 13" descr="C:\Users\johi\AppData\Local\Temp\SNAGHTMLc126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hi\AppData\Local\Temp\SNAGHTMLc126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5099" cy="252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E454D1" w14:textId="77777777" w:rsidR="00147357" w:rsidRDefault="00147357">
      <w:r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930"/>
      </w:tblGrid>
      <w:tr w:rsidR="003F5B32" w14:paraId="63BCCBD1" w14:textId="77777777" w:rsidTr="00147357">
        <w:tc>
          <w:tcPr>
            <w:tcW w:w="709" w:type="dxa"/>
            <w:tcMar>
              <w:top w:w="113" w:type="dxa"/>
              <w:bottom w:w="113" w:type="dxa"/>
            </w:tcMar>
          </w:tcPr>
          <w:p w14:paraId="0F7B4B29" w14:textId="0E176758" w:rsidR="003F5B32" w:rsidRPr="00974F1D" w:rsidRDefault="003F5B32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681D264D" w14:textId="15C282EC" w:rsidR="003F5B32" w:rsidRPr="001C0ECE" w:rsidRDefault="001C0ECE" w:rsidP="00395004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>A notification will display advising that the Receipt journal has been created</w:t>
            </w:r>
          </w:p>
          <w:p w14:paraId="622567AE" w14:textId="72ED92D4" w:rsidR="003F5B32" w:rsidRPr="001C0ECE" w:rsidRDefault="001C0ECE" w:rsidP="001C0ECE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1C0ECE">
              <w:rPr>
                <w:b/>
                <w:szCs w:val="18"/>
              </w:rPr>
              <w:t>Close</w:t>
            </w:r>
            <w:r>
              <w:rPr>
                <w:b/>
                <w:szCs w:val="18"/>
              </w:rPr>
              <w:t xml:space="preserve"> </w:t>
            </w:r>
          </w:p>
          <w:p w14:paraId="07FF2F0D" w14:textId="1579B19E" w:rsidR="001C0ECE" w:rsidRDefault="001C0ECE" w:rsidP="003F5B32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89FBC8F" wp14:editId="139B4B62">
                  <wp:extent cx="2501660" cy="3093602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869" cy="310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F7E" w14:paraId="4CECFA53" w14:textId="77777777" w:rsidTr="00147357">
        <w:tc>
          <w:tcPr>
            <w:tcW w:w="709" w:type="dxa"/>
            <w:tcMar>
              <w:top w:w="113" w:type="dxa"/>
              <w:bottom w:w="113" w:type="dxa"/>
            </w:tcMar>
          </w:tcPr>
          <w:p w14:paraId="58ADCC24" w14:textId="74101DBD" w:rsidR="00386F7E" w:rsidRPr="00974F1D" w:rsidRDefault="00875764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  <w:r>
              <w:br w:type="page"/>
            </w: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7BD5EDA6" w14:textId="77777777" w:rsidR="00875764" w:rsidRPr="002F1D7E" w:rsidRDefault="00875764" w:rsidP="00875764">
            <w:pPr>
              <w:rPr>
                <w:i/>
                <w:szCs w:val="18"/>
              </w:rPr>
            </w:pPr>
            <w:r w:rsidRPr="002F1D7E">
              <w:rPr>
                <w:i/>
                <w:szCs w:val="18"/>
              </w:rPr>
              <w:t xml:space="preserve">The </w:t>
            </w:r>
            <w:r w:rsidRPr="002F1D7E">
              <w:rPr>
                <w:b/>
                <w:i/>
                <w:szCs w:val="18"/>
              </w:rPr>
              <w:t>Picking journal</w:t>
            </w:r>
            <w:r w:rsidRPr="002F1D7E">
              <w:rPr>
                <w:i/>
                <w:szCs w:val="18"/>
              </w:rPr>
              <w:t xml:space="preserve"> window will display</w:t>
            </w:r>
          </w:p>
          <w:p w14:paraId="1E7D6DE0" w14:textId="69FFC86C" w:rsidR="00386F7E" w:rsidRPr="00875764" w:rsidRDefault="00875764" w:rsidP="00395004">
            <w:pPr>
              <w:rPr>
                <w:szCs w:val="18"/>
              </w:rPr>
            </w:pPr>
            <w:r w:rsidRPr="00875764">
              <w:rPr>
                <w:szCs w:val="18"/>
              </w:rPr>
              <w:t xml:space="preserve">Click </w:t>
            </w:r>
            <w:r w:rsidRPr="00875764">
              <w:rPr>
                <w:b/>
                <w:szCs w:val="18"/>
              </w:rPr>
              <w:t>Close</w:t>
            </w:r>
            <w:r w:rsidRPr="00875764">
              <w:rPr>
                <w:szCs w:val="18"/>
              </w:rPr>
              <w:t xml:space="preserve"> </w:t>
            </w:r>
          </w:p>
        </w:tc>
      </w:tr>
      <w:tr w:rsidR="00875764" w14:paraId="474DD675" w14:textId="77777777" w:rsidTr="00E956AB">
        <w:tc>
          <w:tcPr>
            <w:tcW w:w="709" w:type="dxa"/>
            <w:tcMar>
              <w:top w:w="113" w:type="dxa"/>
              <w:bottom w:w="113" w:type="dxa"/>
            </w:tcMar>
          </w:tcPr>
          <w:p w14:paraId="22830476" w14:textId="4829F260" w:rsidR="00875764" w:rsidRPr="00974F1D" w:rsidRDefault="00875764" w:rsidP="00395004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tcMar>
              <w:top w:w="113" w:type="dxa"/>
              <w:bottom w:w="113" w:type="dxa"/>
            </w:tcMar>
          </w:tcPr>
          <w:p w14:paraId="18B828FF" w14:textId="040857FB" w:rsidR="00875764" w:rsidRPr="00875764" w:rsidRDefault="00875764" w:rsidP="00875764">
            <w:pPr>
              <w:rPr>
                <w:i/>
                <w:szCs w:val="18"/>
              </w:rPr>
            </w:pPr>
            <w:r w:rsidRPr="00875764">
              <w:rPr>
                <w:i/>
                <w:szCs w:val="18"/>
              </w:rPr>
              <w:t xml:space="preserve">The </w:t>
            </w:r>
            <w:r w:rsidRPr="00875764">
              <w:rPr>
                <w:b/>
                <w:i/>
                <w:szCs w:val="18"/>
              </w:rPr>
              <w:t>Transfer journal</w:t>
            </w:r>
            <w:r w:rsidRPr="00875764">
              <w:rPr>
                <w:i/>
                <w:szCs w:val="18"/>
              </w:rPr>
              <w:t xml:space="preserve"> window will display. The Transfer journal will have a new </w:t>
            </w:r>
            <w:r w:rsidRPr="00875764">
              <w:rPr>
                <w:b/>
                <w:i/>
                <w:szCs w:val="18"/>
              </w:rPr>
              <w:t>Transfer status</w:t>
            </w:r>
            <w:r w:rsidRPr="00875764">
              <w:rPr>
                <w:i/>
                <w:szCs w:val="18"/>
              </w:rPr>
              <w:t xml:space="preserve"> of ‘Shipped’</w:t>
            </w:r>
            <w:r w:rsidR="001B382A">
              <w:rPr>
                <w:i/>
                <w:szCs w:val="18"/>
              </w:rPr>
              <w:t xml:space="preserve"> once refreshed (F5).</w:t>
            </w:r>
          </w:p>
          <w:p w14:paraId="174EDBAA" w14:textId="42A9736D" w:rsidR="00875764" w:rsidRPr="002F1D7E" w:rsidRDefault="00875764" w:rsidP="00875764">
            <w:pPr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3B13C51" wp14:editId="35317B73">
                  <wp:extent cx="5313872" cy="3214048"/>
                  <wp:effectExtent l="0" t="0" r="1270" b="5715"/>
                  <wp:docPr id="125" name="Picture 125" descr="C:\Users\johi\AppData\Local\Temp\SNAGHTML176911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johi\AppData\Local\Temp\SNAGHTML176911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249" cy="321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C491F" w14:textId="77777777" w:rsidR="00875764" w:rsidRDefault="00875764">
      <w:r>
        <w:rPr>
          <w:b/>
          <w:bCs/>
        </w:rPr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52"/>
        <w:gridCol w:w="8887"/>
      </w:tblGrid>
      <w:tr w:rsidR="0018012C" w:rsidRPr="00015C6B" w14:paraId="0F158B5F" w14:textId="77777777" w:rsidTr="00F10713">
        <w:trPr>
          <w:cantSplit/>
        </w:trPr>
        <w:tc>
          <w:tcPr>
            <w:tcW w:w="9639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0F158B5E" w14:textId="2951D605" w:rsidR="0018012C" w:rsidRPr="00015C6B" w:rsidRDefault="000B643E" w:rsidP="00CE7AE5">
            <w:pPr>
              <w:pStyle w:val="Heading3"/>
              <w:outlineLvl w:val="2"/>
            </w:pPr>
            <w:bookmarkStart w:id="5" w:name="_Toc451762392"/>
            <w:r>
              <w:lastRenderedPageBreak/>
              <w:t xml:space="preserve">RECEIVE </w:t>
            </w:r>
            <w:r w:rsidR="000D44EA">
              <w:t xml:space="preserve">A </w:t>
            </w:r>
            <w:r>
              <w:t>TRANSFER ORDER</w:t>
            </w:r>
            <w:bookmarkEnd w:id="5"/>
          </w:p>
        </w:tc>
      </w:tr>
      <w:tr w:rsidR="00813180" w14:paraId="0F158B63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0F158B60" w14:textId="77777777" w:rsidR="00813180" w:rsidRPr="00974F1D" w:rsidRDefault="00813180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786C9CEC" w14:textId="77777777" w:rsidR="001C0ECE" w:rsidRDefault="001C0ECE" w:rsidP="001C0ECE">
            <w:pPr>
              <w:rPr>
                <w:szCs w:val="18"/>
              </w:rPr>
            </w:pPr>
            <w:r>
              <w:rPr>
                <w:szCs w:val="18"/>
              </w:rPr>
              <w:t xml:space="preserve">Follow the menu path to open the Transfer orders screen: </w:t>
            </w:r>
          </w:p>
          <w:p w14:paraId="79CD14CC" w14:textId="77777777" w:rsidR="001C0ECE" w:rsidRPr="000261C0" w:rsidRDefault="001C0ECE" w:rsidP="001C0ECE">
            <w:pPr>
              <w:pStyle w:val="ListParagraph"/>
              <w:numPr>
                <w:ilvl w:val="0"/>
                <w:numId w:val="34"/>
              </w:numPr>
              <w:rPr>
                <w:szCs w:val="18"/>
              </w:rPr>
            </w:pPr>
            <w:r w:rsidRPr="0014228B">
              <w:rPr>
                <w:b/>
                <w:szCs w:val="18"/>
              </w:rPr>
              <w:t>GGNZ &gt;</w:t>
            </w:r>
            <w:r w:rsidRPr="0014228B">
              <w:rPr>
                <w:szCs w:val="18"/>
              </w:rPr>
              <w:t xml:space="preserve"> </w:t>
            </w:r>
            <w:r w:rsidRPr="0014228B">
              <w:rPr>
                <w:b/>
                <w:szCs w:val="18"/>
              </w:rPr>
              <w:t xml:space="preserve">Inventory and warehouse management &gt; </w:t>
            </w:r>
            <w:r>
              <w:rPr>
                <w:b/>
                <w:szCs w:val="18"/>
              </w:rPr>
              <w:t>Periodic</w:t>
            </w:r>
            <w:r w:rsidRPr="0014228B">
              <w:rPr>
                <w:b/>
                <w:szCs w:val="18"/>
              </w:rPr>
              <w:t xml:space="preserve"> &gt; Transfer orders</w:t>
            </w:r>
          </w:p>
          <w:p w14:paraId="0F158B62" w14:textId="4BA3DB1B" w:rsidR="00813180" w:rsidRPr="000261C0" w:rsidRDefault="001C0ECE" w:rsidP="001C0ECE">
            <w:pPr>
              <w:pStyle w:val="ListParagraph"/>
              <w:ind w:left="0"/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8198488" wp14:editId="35FE3A8F">
                  <wp:extent cx="3959525" cy="4468964"/>
                  <wp:effectExtent l="0" t="0" r="3175" b="8255"/>
                  <wp:docPr id="108" name="Picture 108" descr="C:\Users\johi\AppData\Local\Temp\SNAGHTML11ec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hi\AppData\Local\Temp\SNAGHTML11ec3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215" cy="44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ECE" w14:paraId="02441B5E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1BE36A3A" w14:textId="77777777" w:rsidR="001C0ECE" w:rsidRPr="00974F1D" w:rsidRDefault="001C0EC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09DA9C86" w14:textId="77777777" w:rsidR="001C0ECE" w:rsidRPr="00E03235" w:rsidRDefault="001C0ECE" w:rsidP="001C0ECE">
            <w:pPr>
              <w:rPr>
                <w:i/>
                <w:szCs w:val="18"/>
              </w:rPr>
            </w:pPr>
            <w:r w:rsidRPr="00E03235">
              <w:rPr>
                <w:i/>
                <w:szCs w:val="18"/>
              </w:rPr>
              <w:t xml:space="preserve">The </w:t>
            </w:r>
            <w:r w:rsidRPr="00E03235">
              <w:rPr>
                <w:b/>
                <w:i/>
                <w:szCs w:val="18"/>
              </w:rPr>
              <w:t>Transfer orders</w:t>
            </w:r>
            <w:r w:rsidRPr="00E03235">
              <w:rPr>
                <w:i/>
                <w:szCs w:val="18"/>
              </w:rPr>
              <w:t xml:space="preserve"> window will display</w:t>
            </w:r>
          </w:p>
          <w:p w14:paraId="22B37D14" w14:textId="34D97858" w:rsidR="001C0ECE" w:rsidRDefault="001C0ECE" w:rsidP="001C0ECE">
            <w:pPr>
              <w:rPr>
                <w:szCs w:val="18"/>
              </w:rPr>
            </w:pPr>
            <w:r>
              <w:rPr>
                <w:szCs w:val="18"/>
              </w:rPr>
              <w:t xml:space="preserve">Highlight the transfer order and click on </w:t>
            </w:r>
            <w:r w:rsidRPr="001C0ECE">
              <w:rPr>
                <w:b/>
                <w:szCs w:val="18"/>
              </w:rPr>
              <w:t>Arrival journal</w:t>
            </w:r>
          </w:p>
          <w:p w14:paraId="7E6EF89A" w14:textId="49506E3E" w:rsidR="001C0ECE" w:rsidRDefault="001C0ECE" w:rsidP="001C0ECE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86E01B1" wp14:editId="7F19A761">
                  <wp:extent cx="4741517" cy="2867864"/>
                  <wp:effectExtent l="0" t="0" r="2540" b="8890"/>
                  <wp:docPr id="110" name="Picture 110" descr="C:\Users\johi\AppData\Local\Temp\SNAGHTML1478eb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johi\AppData\Local\Temp\SNAGHTML1478eb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1517" cy="2867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188708C2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2CF0B08A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28B15F52" w14:textId="77777777" w:rsidR="00D41E65" w:rsidRPr="009C5899" w:rsidRDefault="00D41E65" w:rsidP="00E95A4B">
            <w:pPr>
              <w:rPr>
                <w:i/>
                <w:szCs w:val="18"/>
              </w:rPr>
            </w:pPr>
            <w:r w:rsidRPr="009C5899">
              <w:rPr>
                <w:i/>
                <w:szCs w:val="18"/>
              </w:rPr>
              <w:t xml:space="preserve">The </w:t>
            </w:r>
            <w:r w:rsidRPr="009C5899">
              <w:rPr>
                <w:b/>
                <w:i/>
                <w:szCs w:val="18"/>
              </w:rPr>
              <w:t>Arrival journal</w:t>
            </w:r>
            <w:r w:rsidRPr="009C5899">
              <w:rPr>
                <w:i/>
                <w:szCs w:val="18"/>
              </w:rPr>
              <w:t xml:space="preserve"> window will display</w:t>
            </w:r>
          </w:p>
          <w:p w14:paraId="37A2A7AE" w14:textId="4F23DB8D" w:rsidR="00D41E65" w:rsidRDefault="00D41E65" w:rsidP="00E95A4B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0E12AD">
              <w:rPr>
                <w:b/>
                <w:szCs w:val="18"/>
              </w:rPr>
              <w:t>Print receipt list</w:t>
            </w:r>
            <w:ins w:id="6" w:author="Catherine Cook" w:date="2016-05-03T13:41:00Z">
              <w:r w:rsidR="001B382A">
                <w:rPr>
                  <w:b/>
                  <w:szCs w:val="18"/>
                </w:rPr>
                <w:t xml:space="preserve"> if required</w:t>
              </w:r>
            </w:ins>
          </w:p>
          <w:p w14:paraId="76077E59" w14:textId="77777777" w:rsidR="00D41E65" w:rsidRPr="00A92650" w:rsidRDefault="00D41E65" w:rsidP="00E95A4B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D997133" wp14:editId="72EED710">
                  <wp:extent cx="5251603" cy="1321779"/>
                  <wp:effectExtent l="0" t="0" r="6350" b="0"/>
                  <wp:docPr id="30" name="Picture 30" descr="C:\Users\johi\AppData\Local\Temp\SNAGHTMLf88c2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ohi\AppData\Local\Temp\SNAGHTMLf88c2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109" cy="1334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32613BC1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1697C62E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579A86A3" w14:textId="77777777" w:rsidR="00D41E65" w:rsidRDefault="00D41E65" w:rsidP="00E95A4B">
            <w:pPr>
              <w:rPr>
                <w:i/>
                <w:szCs w:val="18"/>
              </w:rPr>
            </w:pPr>
            <w:r w:rsidRPr="005E6AEB">
              <w:rPr>
                <w:i/>
                <w:szCs w:val="18"/>
              </w:rPr>
              <w:t>The</w:t>
            </w:r>
            <w:r>
              <w:rPr>
                <w:b/>
                <w:i/>
                <w:szCs w:val="18"/>
              </w:rPr>
              <w:t xml:space="preserve"> Receipt journal </w:t>
            </w:r>
            <w:r>
              <w:rPr>
                <w:i/>
                <w:szCs w:val="18"/>
              </w:rPr>
              <w:t>window will display</w:t>
            </w:r>
          </w:p>
          <w:p w14:paraId="5E2BF055" w14:textId="77777777" w:rsidR="00D41E65" w:rsidRPr="000E12AD" w:rsidRDefault="00D41E65" w:rsidP="00E95A4B">
            <w:pPr>
              <w:rPr>
                <w:szCs w:val="18"/>
              </w:rPr>
            </w:pPr>
            <w:r>
              <w:rPr>
                <w:szCs w:val="18"/>
              </w:rPr>
              <w:t xml:space="preserve">Ensure the </w:t>
            </w:r>
            <w:r w:rsidRPr="005E6AEB">
              <w:rPr>
                <w:b/>
                <w:szCs w:val="18"/>
              </w:rPr>
              <w:t>Display quantity</w:t>
            </w:r>
            <w:r>
              <w:rPr>
                <w:szCs w:val="18"/>
              </w:rPr>
              <w:t xml:space="preserve"> checkbox is ticked and click </w:t>
            </w:r>
            <w:r w:rsidRPr="000E12AD">
              <w:rPr>
                <w:b/>
                <w:szCs w:val="18"/>
              </w:rPr>
              <w:t>OK</w:t>
            </w:r>
          </w:p>
          <w:p w14:paraId="56AFD3E7" w14:textId="77777777" w:rsidR="00D41E65" w:rsidRPr="00B11203" w:rsidRDefault="00D41E65" w:rsidP="00E95A4B">
            <w:pPr>
              <w:jc w:val="center"/>
              <w:rPr>
                <w:b/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23E3A48" wp14:editId="7B105296">
                  <wp:extent cx="5112034" cy="36576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252" cy="365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704F0B65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573E3819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08FB00E2" w14:textId="77777777" w:rsidR="00D41E65" w:rsidRDefault="00D41E65" w:rsidP="00E95A4B">
            <w:pPr>
              <w:rPr>
                <w:i/>
                <w:szCs w:val="18"/>
              </w:rPr>
            </w:pPr>
            <w:r w:rsidRPr="005E6AEB">
              <w:rPr>
                <w:i/>
                <w:szCs w:val="18"/>
              </w:rPr>
              <w:t>The</w:t>
            </w:r>
            <w:r>
              <w:rPr>
                <w:b/>
                <w:i/>
                <w:szCs w:val="18"/>
              </w:rPr>
              <w:t xml:space="preserve"> Warehouse Receipt </w:t>
            </w:r>
            <w:r>
              <w:rPr>
                <w:i/>
                <w:szCs w:val="18"/>
              </w:rPr>
              <w:t>will display</w:t>
            </w:r>
          </w:p>
          <w:p w14:paraId="205DA3DD" w14:textId="77777777" w:rsidR="00D41E65" w:rsidRPr="00721884" w:rsidRDefault="00D41E65" w:rsidP="00E95A4B">
            <w:pPr>
              <w:rPr>
                <w:szCs w:val="18"/>
              </w:rPr>
            </w:pPr>
            <w:r w:rsidRPr="00721884">
              <w:rPr>
                <w:szCs w:val="18"/>
              </w:rPr>
              <w:t>Print if required</w:t>
            </w:r>
            <w:r>
              <w:rPr>
                <w:szCs w:val="18"/>
              </w:rPr>
              <w:t xml:space="preserve"> then click </w:t>
            </w:r>
            <w:r w:rsidRPr="005E6AEB">
              <w:rPr>
                <w:b/>
                <w:szCs w:val="18"/>
              </w:rPr>
              <w:t>Close</w:t>
            </w:r>
          </w:p>
          <w:p w14:paraId="43640CE2" w14:textId="77777777" w:rsidR="00D41E65" w:rsidRPr="000E12AD" w:rsidRDefault="00D41E65" w:rsidP="00E95A4B">
            <w:pPr>
              <w:jc w:val="center"/>
              <w:rPr>
                <w:b/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66DC81B" wp14:editId="156A3373">
                  <wp:extent cx="5167222" cy="1719027"/>
                  <wp:effectExtent l="0" t="0" r="0" b="0"/>
                  <wp:docPr id="73" name="Picture 73" descr="C:\Users\johi\AppData\Local\Temp\SNAGHTMLfa83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ohi\AppData\Local\Temp\SNAGHTMLfa83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7898" cy="1722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7CB7392B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6017FA8F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12F43032" w14:textId="77777777" w:rsidR="00D41E65" w:rsidRPr="001C0ECE" w:rsidRDefault="00D41E65" w:rsidP="00E95A4B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3CE9A563" w14:textId="77777777" w:rsidR="00D41E65" w:rsidRDefault="00D41E65" w:rsidP="00E95A4B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194B0D">
              <w:rPr>
                <w:b/>
                <w:szCs w:val="18"/>
              </w:rPr>
              <w:t>Print Put Away</w:t>
            </w:r>
          </w:p>
          <w:p w14:paraId="6A7A9BC8" w14:textId="77777777" w:rsidR="00D41E65" w:rsidRPr="00721884" w:rsidRDefault="00D41E65" w:rsidP="00E95A4B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503D540" wp14:editId="62829744">
                  <wp:extent cx="5174411" cy="1275882"/>
                  <wp:effectExtent l="0" t="0" r="7620" b="635"/>
                  <wp:docPr id="64" name="Picture 64" descr="C:\Users\johi\AppData\Local\Temp\SNAGHTML10fe8f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ohi\AppData\Local\Temp\SNAGHTML10fe8f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3930" cy="128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37A4727F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1C192DF2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0D045231" w14:textId="77777777" w:rsidR="00D41E65" w:rsidRDefault="00D41E65" w:rsidP="00E95A4B">
            <w:pPr>
              <w:rPr>
                <w:i/>
                <w:szCs w:val="18"/>
              </w:rPr>
            </w:pPr>
            <w:r w:rsidRPr="00923E6C">
              <w:rPr>
                <w:b/>
                <w:i/>
                <w:szCs w:val="18"/>
              </w:rPr>
              <w:t xml:space="preserve">Put Away window </w:t>
            </w:r>
            <w:r w:rsidRPr="00923E6C">
              <w:rPr>
                <w:i/>
                <w:szCs w:val="18"/>
              </w:rPr>
              <w:t>opens</w:t>
            </w:r>
          </w:p>
          <w:p w14:paraId="79D1DAE5" w14:textId="77777777" w:rsidR="00D41E65" w:rsidRPr="00923E6C" w:rsidRDefault="00D41E65" w:rsidP="00E95A4B">
            <w:pPr>
              <w:tabs>
                <w:tab w:val="left" w:pos="73"/>
              </w:tabs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B11203">
              <w:rPr>
                <w:b/>
                <w:szCs w:val="18"/>
              </w:rPr>
              <w:t>OK</w:t>
            </w:r>
          </w:p>
          <w:p w14:paraId="02C76CC5" w14:textId="77777777" w:rsidR="00D41E65" w:rsidRPr="00B11203" w:rsidRDefault="00D41E65" w:rsidP="00E95A4B">
            <w:pPr>
              <w:jc w:val="center"/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5EA51E9" wp14:editId="59551336">
                  <wp:extent cx="5170160" cy="329565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514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E65" w14:paraId="66D32759" w14:textId="77777777" w:rsidTr="00F10713">
        <w:trPr>
          <w:cantSplit/>
        </w:trPr>
        <w:tc>
          <w:tcPr>
            <w:tcW w:w="752" w:type="dxa"/>
            <w:tcMar>
              <w:top w:w="113" w:type="dxa"/>
              <w:bottom w:w="113" w:type="dxa"/>
            </w:tcMar>
          </w:tcPr>
          <w:p w14:paraId="5538983B" w14:textId="77777777" w:rsidR="00D41E65" w:rsidRPr="00974F1D" w:rsidRDefault="00D41E65" w:rsidP="00E95A4B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887" w:type="dxa"/>
            <w:tcMar>
              <w:top w:w="113" w:type="dxa"/>
              <w:bottom w:w="113" w:type="dxa"/>
            </w:tcMar>
          </w:tcPr>
          <w:p w14:paraId="7734EE37" w14:textId="77777777" w:rsidR="00D41E65" w:rsidRDefault="00D41E65" w:rsidP="00E95A4B">
            <w:pPr>
              <w:tabs>
                <w:tab w:val="left" w:pos="73"/>
              </w:tabs>
              <w:rPr>
                <w:i/>
                <w:szCs w:val="18"/>
              </w:rPr>
            </w:pPr>
            <w:r w:rsidRPr="006A6FC4">
              <w:rPr>
                <w:i/>
                <w:szCs w:val="18"/>
              </w:rPr>
              <w:t>The</w:t>
            </w:r>
            <w:r>
              <w:rPr>
                <w:b/>
                <w:i/>
                <w:szCs w:val="18"/>
              </w:rPr>
              <w:t xml:space="preserve"> </w:t>
            </w:r>
            <w:r w:rsidRPr="00923E6C">
              <w:rPr>
                <w:b/>
                <w:i/>
                <w:szCs w:val="18"/>
              </w:rPr>
              <w:t>Warehouse Put Away</w:t>
            </w:r>
            <w:r w:rsidRPr="00923E6C">
              <w:rPr>
                <w:i/>
                <w:szCs w:val="18"/>
              </w:rPr>
              <w:t xml:space="preserve"> document </w:t>
            </w:r>
            <w:r>
              <w:rPr>
                <w:i/>
                <w:szCs w:val="18"/>
              </w:rPr>
              <w:t>will display</w:t>
            </w:r>
          </w:p>
          <w:p w14:paraId="44A3AB91" w14:textId="77777777" w:rsidR="00D41E65" w:rsidRDefault="00D41E65" w:rsidP="00E95A4B">
            <w:pPr>
              <w:tabs>
                <w:tab w:val="left" w:pos="73"/>
              </w:tabs>
              <w:rPr>
                <w:b/>
                <w:szCs w:val="18"/>
              </w:rPr>
            </w:pPr>
            <w:r w:rsidRPr="00923E6C">
              <w:rPr>
                <w:szCs w:val="18"/>
              </w:rPr>
              <w:t xml:space="preserve">Print if required then click </w:t>
            </w:r>
            <w:r w:rsidRPr="00923E6C">
              <w:rPr>
                <w:b/>
                <w:szCs w:val="18"/>
              </w:rPr>
              <w:t>Close</w:t>
            </w:r>
          </w:p>
          <w:p w14:paraId="55F9AF9E" w14:textId="77777777" w:rsidR="00D41E65" w:rsidRPr="006A6FC4" w:rsidRDefault="00D41E65" w:rsidP="00E95A4B">
            <w:pPr>
              <w:tabs>
                <w:tab w:val="left" w:pos="73"/>
              </w:tabs>
              <w:jc w:val="center"/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FCEE7F8" wp14:editId="30C116C7">
                  <wp:extent cx="5279366" cy="1173192"/>
                  <wp:effectExtent l="0" t="0" r="0" b="8255"/>
                  <wp:docPr id="66" name="Picture 66" descr="C:\Users\johi\AppData\Local\Temp\SNAGHTML5db61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hi\AppData\Local\Temp\SNAGHTML5db61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955" cy="117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1FD251" w14:textId="77777777" w:rsidR="00D41E65" w:rsidRDefault="00D41E65">
      <w:r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52"/>
        <w:gridCol w:w="8887"/>
      </w:tblGrid>
      <w:tr w:rsidR="001C0ECE" w14:paraId="6944014A" w14:textId="77777777" w:rsidTr="00CB1DEE">
        <w:tc>
          <w:tcPr>
            <w:tcW w:w="752" w:type="dxa"/>
            <w:tcMar>
              <w:top w:w="113" w:type="dxa"/>
              <w:bottom w:w="113" w:type="dxa"/>
            </w:tcMar>
          </w:tcPr>
          <w:p w14:paraId="45A53CA2" w14:textId="77777777" w:rsidR="001C0ECE" w:rsidRPr="00974F1D" w:rsidRDefault="001C0EC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  <w:bookmarkStart w:id="7" w:name="_Ref422432830"/>
          </w:p>
        </w:tc>
        <w:bookmarkEnd w:id="7"/>
        <w:tc>
          <w:tcPr>
            <w:tcW w:w="8887" w:type="dxa"/>
            <w:tcMar>
              <w:top w:w="113" w:type="dxa"/>
              <w:bottom w:w="113" w:type="dxa"/>
            </w:tcMar>
          </w:tcPr>
          <w:p w14:paraId="3F09CA93" w14:textId="77777777" w:rsidR="001C0ECE" w:rsidRPr="001C0ECE" w:rsidRDefault="001C0ECE" w:rsidP="001C0ECE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75AD51A0" w14:textId="2468C5B2" w:rsidR="001C0ECE" w:rsidRDefault="001C0ECE" w:rsidP="001C0ECE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>
              <w:rPr>
                <w:b/>
                <w:szCs w:val="18"/>
              </w:rPr>
              <w:t xml:space="preserve">To be received </w:t>
            </w:r>
          </w:p>
          <w:p w14:paraId="6F13E4F8" w14:textId="5F019302" w:rsidR="001C0ECE" w:rsidRPr="003F5B32" w:rsidRDefault="001C0ECE" w:rsidP="001C0ECE">
            <w:pPr>
              <w:jc w:val="center"/>
              <w:rPr>
                <w:b/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88F375B" wp14:editId="6ACBA331">
                  <wp:extent cx="5490738" cy="2501661"/>
                  <wp:effectExtent l="0" t="0" r="0" b="0"/>
                  <wp:docPr id="113" name="Picture 113" descr="C:\Users\johi\AppData\Local\Temp\SNAGHTML14cf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johi\AppData\Local\Temp\SNAGHTML14cfe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0622" cy="2501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01509D" w14:textId="77777777" w:rsidR="00443E84" w:rsidRDefault="00443E84">
      <w:r>
        <w:br w:type="page"/>
      </w:r>
    </w:p>
    <w:tbl>
      <w:tblPr>
        <w:tblStyle w:val="TableGrid"/>
        <w:tblW w:w="9639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923"/>
        <w:gridCol w:w="7"/>
      </w:tblGrid>
      <w:tr w:rsidR="001C0ECE" w14:paraId="16DE50C6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1E03853D" w14:textId="0235D38C" w:rsidR="001C0ECE" w:rsidRPr="00974F1D" w:rsidRDefault="001C0EC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69CD8728" w14:textId="77777777" w:rsidR="001C0ECE" w:rsidRPr="003F5B32" w:rsidRDefault="001C0ECE" w:rsidP="001C0ECE">
            <w:pPr>
              <w:rPr>
                <w:i/>
                <w:szCs w:val="18"/>
              </w:rPr>
            </w:pPr>
            <w:r w:rsidRPr="003F5B32">
              <w:rPr>
                <w:b/>
                <w:i/>
                <w:szCs w:val="18"/>
              </w:rPr>
              <w:t>Change of status</w:t>
            </w:r>
            <w:r w:rsidRPr="003F5B32">
              <w:rPr>
                <w:i/>
                <w:szCs w:val="18"/>
              </w:rPr>
              <w:t xml:space="preserve"> window opens</w:t>
            </w:r>
          </w:p>
          <w:p w14:paraId="0CC6F176" w14:textId="77777777" w:rsidR="001C0ECE" w:rsidRDefault="001C0ECE" w:rsidP="001C0ECE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F5B32">
              <w:rPr>
                <w:b/>
                <w:szCs w:val="18"/>
              </w:rPr>
              <w:t>OK</w:t>
            </w:r>
          </w:p>
          <w:p w14:paraId="081B3574" w14:textId="7D0BB3EE" w:rsidR="001C0ECE" w:rsidRPr="003F5B32" w:rsidRDefault="00443E84" w:rsidP="00443E84">
            <w:pPr>
              <w:jc w:val="center"/>
              <w:rPr>
                <w:b/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02A0CE" wp14:editId="10DFD5AE">
                  <wp:extent cx="2666667" cy="1533333"/>
                  <wp:effectExtent l="0" t="0" r="635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67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ECE" w14:paraId="3D233FF8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52CABE9A" w14:textId="77777777" w:rsidR="001C0ECE" w:rsidRPr="00974F1D" w:rsidRDefault="001C0EC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15215A5E" w14:textId="77777777" w:rsidR="001C0ECE" w:rsidRPr="001C0ECE" w:rsidRDefault="001C0ECE" w:rsidP="001C0ECE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4C4F8AA9" w14:textId="77777777" w:rsidR="001C0ECE" w:rsidRDefault="001C0ECE" w:rsidP="001C0ECE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>
              <w:rPr>
                <w:b/>
                <w:szCs w:val="18"/>
              </w:rPr>
              <w:t>Registration</w:t>
            </w:r>
          </w:p>
          <w:p w14:paraId="46FEEEFD" w14:textId="39596F62" w:rsidR="001C0ECE" w:rsidRPr="001C0ECE" w:rsidRDefault="00443E84" w:rsidP="00443E84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AAB5C38" wp14:editId="7B24606F">
                  <wp:extent cx="5515263" cy="2553419"/>
                  <wp:effectExtent l="0" t="0" r="0" b="0"/>
                  <wp:docPr id="115" name="Picture 115" descr="C:\Users\johi\AppData\Local\Temp\SNAGHTML14e716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johi\AppData\Local\Temp\SNAGHTML14e716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8081" cy="2559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32" w14:paraId="0F158B6C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0F158B69" w14:textId="77777777" w:rsidR="00D40332" w:rsidRPr="00974F1D" w:rsidRDefault="00D40332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3D947112" w14:textId="02C28500" w:rsidR="00443E84" w:rsidRPr="00443E84" w:rsidRDefault="00443E84" w:rsidP="0018012C">
            <w:pPr>
              <w:rPr>
                <w:i/>
                <w:szCs w:val="18"/>
              </w:rPr>
            </w:pPr>
            <w:r w:rsidRPr="00443E84">
              <w:rPr>
                <w:i/>
                <w:szCs w:val="18"/>
              </w:rPr>
              <w:t xml:space="preserve">The </w:t>
            </w:r>
            <w:r w:rsidRPr="00443E84">
              <w:rPr>
                <w:b/>
                <w:i/>
                <w:szCs w:val="18"/>
              </w:rPr>
              <w:t>Receiving</w:t>
            </w:r>
            <w:r w:rsidRPr="00443E84">
              <w:rPr>
                <w:i/>
                <w:szCs w:val="18"/>
              </w:rPr>
              <w:t xml:space="preserve"> window will display</w:t>
            </w:r>
          </w:p>
          <w:p w14:paraId="0F158B6A" w14:textId="01FC4183" w:rsidR="00D40332" w:rsidRDefault="00FB64D8" w:rsidP="0018012C">
            <w:pPr>
              <w:rPr>
                <w:szCs w:val="18"/>
              </w:rPr>
            </w:pPr>
            <w:r>
              <w:rPr>
                <w:szCs w:val="18"/>
              </w:rPr>
              <w:t xml:space="preserve">Check </w:t>
            </w:r>
            <w:r w:rsidR="004A23B0" w:rsidRPr="004A23B0">
              <w:rPr>
                <w:b/>
                <w:szCs w:val="18"/>
              </w:rPr>
              <w:t>Remaining</w:t>
            </w:r>
            <w:r w:rsidR="004A23B0">
              <w:rPr>
                <w:szCs w:val="18"/>
              </w:rPr>
              <w:t xml:space="preserve"> </w:t>
            </w:r>
            <w:r>
              <w:rPr>
                <w:szCs w:val="18"/>
              </w:rPr>
              <w:t>quantity of items</w:t>
            </w:r>
            <w:r w:rsidR="006C21CB">
              <w:rPr>
                <w:szCs w:val="18"/>
              </w:rPr>
              <w:t xml:space="preserve"> </w:t>
            </w:r>
          </w:p>
          <w:p w14:paraId="4692B480" w14:textId="05237C4D" w:rsidR="00443E84" w:rsidRPr="0023309F" w:rsidRDefault="00443E84" w:rsidP="0018012C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443E84">
              <w:rPr>
                <w:b/>
                <w:szCs w:val="18"/>
              </w:rPr>
              <w:t>Register all</w:t>
            </w:r>
            <w:r w:rsidR="00F54CD3">
              <w:rPr>
                <w:b/>
                <w:szCs w:val="18"/>
              </w:rPr>
              <w:t xml:space="preserve"> </w:t>
            </w:r>
            <w:r w:rsidR="00F54CD3" w:rsidRPr="0023309F">
              <w:rPr>
                <w:szCs w:val="18"/>
              </w:rPr>
              <w:t>or type the quantity in Register now</w:t>
            </w:r>
          </w:p>
          <w:p w14:paraId="778F178C" w14:textId="2DF1F614" w:rsidR="00F54CD3" w:rsidRDefault="00F54CD3" w:rsidP="0018012C">
            <w:pPr>
              <w:rPr>
                <w:szCs w:val="18"/>
              </w:rPr>
            </w:pPr>
            <w:r w:rsidRPr="0023309F">
              <w:rPr>
                <w:szCs w:val="18"/>
              </w:rPr>
              <w:t>Change the location if necessary</w:t>
            </w:r>
          </w:p>
          <w:p w14:paraId="0F158B6B" w14:textId="1E3616D7" w:rsidR="00D40332" w:rsidRDefault="00443E84" w:rsidP="00FB64D8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4D64F03" wp14:editId="1940DC31">
                  <wp:extent cx="4735902" cy="2507971"/>
                  <wp:effectExtent l="0" t="0" r="7620" b="6985"/>
                  <wp:docPr id="116" name="Picture 116" descr="C:\Users\johi\AppData\Local\Temp\SNAGHTML15129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johi\AppData\Local\Temp\SNAGHTML15129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8991" cy="250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1CB" w14:paraId="0F158B74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0F158B71" w14:textId="478755C3" w:rsidR="006C21CB" w:rsidRPr="00974F1D" w:rsidRDefault="006C21CB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392863A6" w14:textId="5D83AC1F" w:rsidR="00443E84" w:rsidRPr="00443E84" w:rsidRDefault="00443E84" w:rsidP="006C21CB">
            <w:pPr>
              <w:rPr>
                <w:i/>
                <w:szCs w:val="18"/>
              </w:rPr>
            </w:pPr>
            <w:r w:rsidRPr="00443E84">
              <w:rPr>
                <w:i/>
                <w:szCs w:val="18"/>
              </w:rPr>
              <w:t xml:space="preserve">The </w:t>
            </w:r>
            <w:r w:rsidRPr="00443E84">
              <w:rPr>
                <w:b/>
                <w:i/>
                <w:szCs w:val="18"/>
              </w:rPr>
              <w:t>Register now</w:t>
            </w:r>
            <w:r w:rsidRPr="00443E84">
              <w:rPr>
                <w:i/>
                <w:szCs w:val="18"/>
              </w:rPr>
              <w:t xml:space="preserve"> field will be updated</w:t>
            </w:r>
          </w:p>
          <w:p w14:paraId="0F158B72" w14:textId="1F6F12C8" w:rsidR="006C21CB" w:rsidRDefault="006C21CB" w:rsidP="006C21CB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D40332">
              <w:rPr>
                <w:b/>
                <w:szCs w:val="18"/>
              </w:rPr>
              <w:t>Apply</w:t>
            </w:r>
          </w:p>
          <w:p w14:paraId="0F158B73" w14:textId="381D12D4" w:rsidR="006C21CB" w:rsidRDefault="00443E84" w:rsidP="00A5294F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CB25E7E" wp14:editId="17F0D834">
                  <wp:extent cx="5183617" cy="2579298"/>
                  <wp:effectExtent l="0" t="0" r="0" b="0"/>
                  <wp:docPr id="117" name="Picture 117" descr="C:\Users\johi\AppData\Local\Temp\SNAGHTML15572c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johi\AppData\Local\Temp\SNAGHTML15572c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8823" cy="2581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E84" w14:paraId="19EED09F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3AB60C7D" w14:textId="77777777" w:rsidR="00443E84" w:rsidRPr="00974F1D" w:rsidRDefault="00443E84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475A6C90" w14:textId="7D5583BC" w:rsidR="004A23B0" w:rsidRPr="004A23B0" w:rsidRDefault="004A23B0" w:rsidP="00443E84">
            <w:pPr>
              <w:rPr>
                <w:i/>
                <w:szCs w:val="18"/>
              </w:rPr>
            </w:pPr>
            <w:r w:rsidRPr="004A23B0">
              <w:rPr>
                <w:i/>
                <w:szCs w:val="18"/>
              </w:rPr>
              <w:t xml:space="preserve">If location is changed, the </w:t>
            </w:r>
            <w:r w:rsidRPr="004A23B0">
              <w:rPr>
                <w:b/>
                <w:i/>
                <w:szCs w:val="18"/>
              </w:rPr>
              <w:t>Change location</w:t>
            </w:r>
            <w:r w:rsidRPr="004A23B0">
              <w:rPr>
                <w:i/>
                <w:szCs w:val="18"/>
              </w:rPr>
              <w:t xml:space="preserve"> window will display</w:t>
            </w:r>
          </w:p>
          <w:p w14:paraId="5BFC219C" w14:textId="77777777" w:rsidR="009D5B10" w:rsidRDefault="009D5B10" w:rsidP="00443E84">
            <w:pPr>
              <w:rPr>
                <w:szCs w:val="18"/>
              </w:rPr>
            </w:pPr>
            <w:r>
              <w:rPr>
                <w:szCs w:val="18"/>
              </w:rPr>
              <w:t>Select the following as required:</w:t>
            </w:r>
          </w:p>
          <w:p w14:paraId="07B49FB6" w14:textId="29D93ECB" w:rsidR="00443E84" w:rsidRPr="009D5B10" w:rsidRDefault="00443E84" w:rsidP="009D5B10">
            <w:pPr>
              <w:pStyle w:val="ListParagraph"/>
              <w:numPr>
                <w:ilvl w:val="0"/>
                <w:numId w:val="43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Yes</w:t>
            </w:r>
            <w:r w:rsidRPr="009D5B10">
              <w:rPr>
                <w:szCs w:val="18"/>
              </w:rPr>
              <w:t xml:space="preserve"> </w:t>
            </w:r>
            <w:r w:rsidR="009D5B10" w:rsidRPr="009D5B10">
              <w:rPr>
                <w:szCs w:val="18"/>
              </w:rPr>
              <w:t>– to point all picking and put away activities to that new location for selected line</w:t>
            </w:r>
          </w:p>
          <w:p w14:paraId="7F6C1FC5" w14:textId="0F63964B" w:rsidR="009D5B10" w:rsidRPr="009D5B10" w:rsidRDefault="009D5B10" w:rsidP="009D5B10">
            <w:pPr>
              <w:pStyle w:val="ListParagraph"/>
              <w:numPr>
                <w:ilvl w:val="0"/>
                <w:numId w:val="43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Yes to all</w:t>
            </w:r>
            <w:r w:rsidRPr="009D5B10">
              <w:rPr>
                <w:szCs w:val="18"/>
              </w:rPr>
              <w:t xml:space="preserve"> – to point all picking and put away activities to that new location for all lines</w:t>
            </w:r>
          </w:p>
          <w:p w14:paraId="61DC3FED" w14:textId="20B69F9C" w:rsidR="009D5B10" w:rsidRPr="009D5B10" w:rsidRDefault="009D5B10" w:rsidP="009D5B10">
            <w:pPr>
              <w:pStyle w:val="ListParagraph"/>
              <w:numPr>
                <w:ilvl w:val="0"/>
                <w:numId w:val="43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No</w:t>
            </w:r>
            <w:r w:rsidRPr="009D5B10">
              <w:rPr>
                <w:szCs w:val="18"/>
              </w:rPr>
              <w:t xml:space="preserve"> – to keep current location for all picking and put away activities for that line</w:t>
            </w:r>
          </w:p>
          <w:p w14:paraId="1915F50C" w14:textId="5652541F" w:rsidR="009D5B10" w:rsidRDefault="009D5B10" w:rsidP="00443E84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970560" behindDoc="1" locked="0" layoutInCell="1" allowOverlap="1" wp14:anchorId="5C9BC378" wp14:editId="2F7207C0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86995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EA9216" w14:textId="3A31AAF7" w:rsidR="009D5B10" w:rsidRDefault="009D5B10" w:rsidP="00443E84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you have changed the location for an overflow bin, click </w:t>
            </w:r>
            <w:r w:rsidRPr="009D5B10">
              <w:rPr>
                <w:b/>
                <w:szCs w:val="18"/>
              </w:rPr>
              <w:t>No</w:t>
            </w:r>
            <w:ins w:id="8" w:author="Catherine Cook" w:date="2016-05-03T13:52:00Z">
              <w:r w:rsidR="00F54CD3">
                <w:rPr>
                  <w:b/>
                  <w:szCs w:val="18"/>
                </w:rPr>
                <w:t xml:space="preserve"> </w:t>
              </w:r>
            </w:ins>
            <w:r w:rsidR="0023309F" w:rsidRPr="0023309F">
              <w:rPr>
                <w:szCs w:val="18"/>
              </w:rPr>
              <w:t>(distribution warehouses)</w:t>
            </w:r>
          </w:p>
          <w:p w14:paraId="4128EAF3" w14:textId="354F82AA" w:rsidR="009D5B10" w:rsidRDefault="009D5B10" w:rsidP="00443E84">
            <w:pPr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972608" behindDoc="1" locked="0" layoutInCell="1" allowOverlap="1" wp14:anchorId="4D894BCE" wp14:editId="46549324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137160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3A1F7D" w14:textId="655D138A" w:rsidR="009D5B10" w:rsidRPr="009D5B10" w:rsidRDefault="00F54CD3" w:rsidP="00443E84">
            <w:pPr>
              <w:rPr>
                <w:sz w:val="8"/>
                <w:szCs w:val="18"/>
              </w:rPr>
            </w:pPr>
            <w:r>
              <w:rPr>
                <w:b/>
                <w:szCs w:val="18"/>
              </w:rPr>
              <w:t xml:space="preserve"> </w:t>
            </w:r>
            <w:r w:rsidRPr="0023309F">
              <w:rPr>
                <w:szCs w:val="18"/>
              </w:rPr>
              <w:t>If you select</w:t>
            </w:r>
            <w:r>
              <w:rPr>
                <w:b/>
                <w:szCs w:val="18"/>
              </w:rPr>
              <w:t xml:space="preserve"> Yes </w:t>
            </w:r>
            <w:r w:rsidRPr="0023309F">
              <w:rPr>
                <w:szCs w:val="18"/>
              </w:rPr>
              <w:t>or</w:t>
            </w:r>
            <w:r>
              <w:rPr>
                <w:b/>
                <w:szCs w:val="18"/>
              </w:rPr>
              <w:t xml:space="preserve"> Yes to All, </w:t>
            </w:r>
            <w:r w:rsidRPr="0023309F">
              <w:rPr>
                <w:szCs w:val="18"/>
              </w:rPr>
              <w:t>all future activity should be from the new location unless some stock still remains in another location. It is best practice to ensure all stock is in one location.</w:t>
            </w:r>
          </w:p>
          <w:p w14:paraId="7509F451" w14:textId="1F88E021" w:rsidR="00443E84" w:rsidRDefault="009D5B10" w:rsidP="004A23B0">
            <w:pPr>
              <w:jc w:val="center"/>
              <w:rPr>
                <w:szCs w:val="18"/>
              </w:rPr>
            </w:pP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977728" behindDoc="0" locked="0" layoutInCell="1" allowOverlap="1" wp14:anchorId="04B4E016" wp14:editId="4ED1F688">
                      <wp:simplePos x="0" y="0"/>
                      <wp:positionH relativeFrom="column">
                        <wp:posOffset>1141730</wp:posOffset>
                      </wp:positionH>
                      <wp:positionV relativeFrom="paragraph">
                        <wp:posOffset>1011184</wp:posOffset>
                      </wp:positionV>
                      <wp:extent cx="810260" cy="258445"/>
                      <wp:effectExtent l="19050" t="19050" r="27940" b="27305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584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BA5009" id="Rectangle 29" o:spid="_x0000_s1026" style="position:absolute;margin-left:89.9pt;margin-top:79.6pt;width:63.8pt;height:20.3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" filled="f" strokecolor="red" strokeweight="2.2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975680" behindDoc="0" locked="0" layoutInCell="1" allowOverlap="1" wp14:anchorId="63735FA2" wp14:editId="79726F16">
                      <wp:simplePos x="0" y="0"/>
                      <wp:positionH relativeFrom="column">
                        <wp:posOffset>2858135</wp:posOffset>
                      </wp:positionH>
                      <wp:positionV relativeFrom="paragraph">
                        <wp:posOffset>1010656</wp:posOffset>
                      </wp:positionV>
                      <wp:extent cx="810260" cy="258445"/>
                      <wp:effectExtent l="19050" t="19050" r="27940" b="2730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584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4A4692" id="Rectangle 25" o:spid="_x0000_s1026" style="position:absolute;margin-left:225.05pt;margin-top:79.6pt;width:63.8pt;height:20.3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09D585D8" wp14:editId="0190087F">
                      <wp:simplePos x="0" y="0"/>
                      <wp:positionH relativeFrom="column">
                        <wp:posOffset>1999615</wp:posOffset>
                      </wp:positionH>
                      <wp:positionV relativeFrom="paragraph">
                        <wp:posOffset>1006211</wp:posOffset>
                      </wp:positionV>
                      <wp:extent cx="810883" cy="258792"/>
                      <wp:effectExtent l="19050" t="19050" r="27940" b="2730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883" cy="25879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A57020" id="Rectangle 24" o:spid="_x0000_s1026" style="position:absolute;margin-left:157.45pt;margin-top:79.25pt;width:63.85pt;height:20.4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" filled="f" strokecolor="red" strokeweight="2.25pt"/>
                  </w:pict>
                </mc:Fallback>
              </mc:AlternateContent>
            </w:r>
            <w:r w:rsidR="004A23B0">
              <w:rPr>
                <w:noProof/>
                <w:lang w:eastAsia="en-NZ"/>
              </w:rPr>
              <w:drawing>
                <wp:inline distT="0" distB="0" distL="0" distR="0" wp14:anchorId="47BB6A25" wp14:editId="610B0AC8">
                  <wp:extent cx="3876191" cy="1428572"/>
                  <wp:effectExtent l="0" t="0" r="0" b="63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191" cy="14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4D8" w14:paraId="0F158B77" w14:textId="77777777" w:rsidTr="003910FA">
        <w:tc>
          <w:tcPr>
            <w:tcW w:w="709" w:type="dxa"/>
            <w:tcMar>
              <w:top w:w="113" w:type="dxa"/>
              <w:bottom w:w="113" w:type="dxa"/>
            </w:tcMar>
          </w:tcPr>
          <w:p w14:paraId="0F158B75" w14:textId="7A668ADF" w:rsidR="00FB64D8" w:rsidRPr="00974F1D" w:rsidRDefault="00FB64D8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30" w:type="dxa"/>
            <w:gridSpan w:val="2"/>
            <w:tcMar>
              <w:top w:w="113" w:type="dxa"/>
              <w:bottom w:w="113" w:type="dxa"/>
            </w:tcMar>
          </w:tcPr>
          <w:p w14:paraId="0F158B76" w14:textId="77777777" w:rsidR="00FB64D8" w:rsidRDefault="00FB64D8" w:rsidP="0018012C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FB64D8">
              <w:rPr>
                <w:b/>
                <w:szCs w:val="18"/>
              </w:rPr>
              <w:t>Close</w:t>
            </w:r>
          </w:p>
        </w:tc>
      </w:tr>
      <w:tr w:rsidR="00FB64D8" w14:paraId="0F158B7C" w14:textId="77777777" w:rsidTr="003910FA">
        <w:trPr>
          <w:gridAfter w:val="1"/>
          <w:wAfter w:w="7" w:type="dxa"/>
        </w:trPr>
        <w:tc>
          <w:tcPr>
            <w:tcW w:w="709" w:type="dxa"/>
            <w:tcMar>
              <w:top w:w="113" w:type="dxa"/>
              <w:bottom w:w="113" w:type="dxa"/>
            </w:tcMar>
          </w:tcPr>
          <w:p w14:paraId="0F158B79" w14:textId="77777777" w:rsidR="00FB64D8" w:rsidRPr="00974F1D" w:rsidRDefault="00FB64D8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57839984" w14:textId="6EA539DD" w:rsidR="004A23B0" w:rsidRPr="004A23B0" w:rsidRDefault="004A23B0" w:rsidP="0018012C">
            <w:pPr>
              <w:rPr>
                <w:i/>
                <w:szCs w:val="18"/>
              </w:rPr>
            </w:pPr>
            <w:r w:rsidRPr="004A23B0">
              <w:rPr>
                <w:i/>
                <w:szCs w:val="18"/>
              </w:rPr>
              <w:t xml:space="preserve">The </w:t>
            </w:r>
            <w:r w:rsidRPr="004A23B0">
              <w:rPr>
                <w:b/>
                <w:i/>
                <w:szCs w:val="18"/>
              </w:rPr>
              <w:t>Change of status</w:t>
            </w:r>
            <w:r w:rsidRPr="004A23B0">
              <w:rPr>
                <w:i/>
                <w:szCs w:val="18"/>
              </w:rPr>
              <w:t xml:space="preserve"> window will display</w:t>
            </w:r>
          </w:p>
          <w:p w14:paraId="0F158B7A" w14:textId="77777777" w:rsidR="00FB64D8" w:rsidRDefault="00FB64D8" w:rsidP="0018012C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FB64D8">
              <w:rPr>
                <w:b/>
                <w:szCs w:val="18"/>
              </w:rPr>
              <w:t>OK</w:t>
            </w:r>
          </w:p>
          <w:p w14:paraId="0F158B7B" w14:textId="77777777" w:rsidR="00FB64D8" w:rsidRDefault="009B5F7D" w:rsidP="00BA62DE">
            <w:pPr>
              <w:jc w:val="center"/>
              <w:rPr>
                <w:szCs w:val="18"/>
              </w:rPr>
            </w:pPr>
            <w:r w:rsidRPr="002D3FFD">
              <w:rPr>
                <w:b/>
                <w:noProof/>
                <w:szCs w:val="18"/>
                <w:lang w:eastAsia="en-NZ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0F158BC8" wp14:editId="0F158BC9">
                      <wp:simplePos x="0" y="0"/>
                      <wp:positionH relativeFrom="column">
                        <wp:posOffset>2359924</wp:posOffset>
                      </wp:positionH>
                      <wp:positionV relativeFrom="paragraph">
                        <wp:posOffset>925195</wp:posOffset>
                      </wp:positionV>
                      <wp:extent cx="620395" cy="189230"/>
                      <wp:effectExtent l="0" t="0" r="27305" b="20320"/>
                      <wp:wrapNone/>
                      <wp:docPr id="67" name="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0395" cy="189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BCAEB3" id="Rectangle 67" o:spid="_x0000_s1026" style="position:absolute;margin-left:185.8pt;margin-top:72.85pt;width:48.85pt;height:14.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" filled="f" strokecolor="red" strokeweight="2pt"/>
                  </w:pict>
                </mc:Fallback>
              </mc:AlternateContent>
            </w:r>
            <w:r w:rsidR="00FB64D8">
              <w:rPr>
                <w:noProof/>
                <w:szCs w:val="18"/>
                <w:lang w:eastAsia="en-NZ"/>
              </w:rPr>
              <w:drawing>
                <wp:inline distT="0" distB="0" distL="0" distR="0" wp14:anchorId="0F158BCA" wp14:editId="0F158BCB">
                  <wp:extent cx="2027207" cy="1218028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istered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17" cy="121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5DE" w14:paraId="0F158B80" w14:textId="77777777" w:rsidTr="003910FA">
        <w:trPr>
          <w:gridAfter w:val="1"/>
          <w:wAfter w:w="7" w:type="dxa"/>
        </w:trPr>
        <w:tc>
          <w:tcPr>
            <w:tcW w:w="709" w:type="dxa"/>
            <w:tcMar>
              <w:top w:w="113" w:type="dxa"/>
              <w:bottom w:w="113" w:type="dxa"/>
            </w:tcMar>
          </w:tcPr>
          <w:p w14:paraId="0F158B7D" w14:textId="53A9B61D" w:rsidR="00C825DE" w:rsidRPr="00974F1D" w:rsidRDefault="00C825D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46C29DC0" w14:textId="77777777" w:rsidR="004A23B0" w:rsidRPr="004A23B0" w:rsidRDefault="004A23B0" w:rsidP="0018012C">
            <w:pPr>
              <w:rPr>
                <w:i/>
                <w:szCs w:val="18"/>
              </w:rPr>
            </w:pPr>
            <w:r w:rsidRPr="004A23B0">
              <w:rPr>
                <w:i/>
                <w:szCs w:val="18"/>
              </w:rPr>
              <w:t xml:space="preserve">The </w:t>
            </w:r>
            <w:r w:rsidRPr="004A23B0">
              <w:rPr>
                <w:b/>
                <w:i/>
                <w:szCs w:val="18"/>
              </w:rPr>
              <w:t>Arrival journal</w:t>
            </w:r>
            <w:r w:rsidRPr="004A23B0">
              <w:rPr>
                <w:i/>
                <w:szCs w:val="18"/>
              </w:rPr>
              <w:t xml:space="preserve"> window will display</w:t>
            </w:r>
          </w:p>
          <w:p w14:paraId="0F158B7E" w14:textId="626B7499" w:rsidR="00C825DE" w:rsidRDefault="00C825DE" w:rsidP="0018012C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C825DE">
              <w:rPr>
                <w:b/>
                <w:szCs w:val="18"/>
              </w:rPr>
              <w:t>Closing</w:t>
            </w:r>
            <w:r w:rsidR="004A23B0">
              <w:rPr>
                <w:b/>
                <w:szCs w:val="18"/>
              </w:rPr>
              <w:t xml:space="preserve"> </w:t>
            </w:r>
            <w:r w:rsidR="004A23B0" w:rsidRPr="004A23B0">
              <w:rPr>
                <w:szCs w:val="18"/>
              </w:rPr>
              <w:t>in the</w:t>
            </w:r>
            <w:r w:rsidR="004A23B0">
              <w:rPr>
                <w:b/>
                <w:szCs w:val="18"/>
              </w:rPr>
              <w:t xml:space="preserve"> Status </w:t>
            </w:r>
            <w:r w:rsidR="004A23B0" w:rsidRPr="004A23B0">
              <w:rPr>
                <w:szCs w:val="18"/>
              </w:rPr>
              <w:t>section</w:t>
            </w:r>
          </w:p>
          <w:p w14:paraId="0F158B7F" w14:textId="6734B9BF" w:rsidR="009B5F7D" w:rsidRDefault="004A23B0" w:rsidP="009B5F7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6AB6AF7" wp14:editId="599C7619">
                  <wp:extent cx="5424366" cy="2251494"/>
                  <wp:effectExtent l="0" t="0" r="5080" b="0"/>
                  <wp:docPr id="119" name="Picture 119" descr="C:\Users\johi\AppData\Local\Temp\SNAGHTML15f122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johi\AppData\Local\Temp\SNAGHTML15f122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7609" cy="225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2DE" w14:paraId="0F158B84" w14:textId="77777777" w:rsidTr="003910FA">
        <w:trPr>
          <w:gridAfter w:val="1"/>
          <w:wAfter w:w="7" w:type="dxa"/>
        </w:trPr>
        <w:tc>
          <w:tcPr>
            <w:tcW w:w="709" w:type="dxa"/>
            <w:tcMar>
              <w:top w:w="113" w:type="dxa"/>
              <w:bottom w:w="113" w:type="dxa"/>
            </w:tcMar>
          </w:tcPr>
          <w:p w14:paraId="0F158B81" w14:textId="332A9F73" w:rsidR="00BA62DE" w:rsidRPr="00974F1D" w:rsidRDefault="00BA62D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0F158B82" w14:textId="77777777" w:rsidR="00BA62DE" w:rsidRDefault="00BA62DE" w:rsidP="0018012C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="00C825DE">
              <w:rPr>
                <w:b/>
                <w:szCs w:val="18"/>
              </w:rPr>
              <w:t>OK</w:t>
            </w:r>
          </w:p>
          <w:p w14:paraId="0F158B83" w14:textId="77777777" w:rsidR="00BA62DE" w:rsidRDefault="009B5F7D" w:rsidP="00BA62DE">
            <w:pPr>
              <w:jc w:val="center"/>
              <w:rPr>
                <w:szCs w:val="18"/>
              </w:rPr>
            </w:pPr>
            <w:r w:rsidRPr="002D3FFD"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0F158BD0" wp14:editId="0F158BD1">
                      <wp:simplePos x="0" y="0"/>
                      <wp:positionH relativeFrom="column">
                        <wp:posOffset>2222871</wp:posOffset>
                      </wp:positionH>
                      <wp:positionV relativeFrom="paragraph">
                        <wp:posOffset>1004570</wp:posOffset>
                      </wp:positionV>
                      <wp:extent cx="664234" cy="189230"/>
                      <wp:effectExtent l="0" t="0" r="21590" b="2032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4234" cy="189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130994" id="Rectangle 68" o:spid="_x0000_s1026" style="position:absolute;margin-left:175.05pt;margin-top:79.1pt;width:52.3pt;height:14.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989mAIAAIYFAAAOAAAAZHJzL2Uyb0RvYy54bWysVE1v2zAMvQ/YfxB0X52kadY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" filled="f" strokecolor="red" strokeweight="2pt"/>
                  </w:pict>
                </mc:Fallback>
              </mc:AlternateContent>
            </w:r>
            <w:r w:rsidR="00BA62DE">
              <w:rPr>
                <w:noProof/>
                <w:szCs w:val="18"/>
                <w:lang w:eastAsia="en-NZ"/>
              </w:rPr>
              <w:drawing>
                <wp:inline distT="0" distB="0" distL="0" distR="0" wp14:anchorId="0F158BD2" wp14:editId="0F158BD3">
                  <wp:extent cx="1984076" cy="1301481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osed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970" cy="130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BAF" w14:paraId="67691FC9" w14:textId="77777777" w:rsidTr="003910FA">
        <w:trPr>
          <w:gridAfter w:val="1"/>
          <w:wAfter w:w="7" w:type="dxa"/>
        </w:trPr>
        <w:tc>
          <w:tcPr>
            <w:tcW w:w="709" w:type="dxa"/>
            <w:tcMar>
              <w:top w:w="113" w:type="dxa"/>
              <w:bottom w:w="113" w:type="dxa"/>
            </w:tcMar>
          </w:tcPr>
          <w:p w14:paraId="74EE0244" w14:textId="77777777" w:rsidR="00CA5BAF" w:rsidRPr="00974F1D" w:rsidRDefault="00CA5BAF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059C190F" w14:textId="77777777" w:rsidR="00CA5BAF" w:rsidRPr="00CA5BAF" w:rsidRDefault="00CA5BAF" w:rsidP="0018012C">
            <w:pPr>
              <w:rPr>
                <w:i/>
                <w:szCs w:val="18"/>
              </w:rPr>
            </w:pPr>
            <w:r w:rsidRPr="00CA5BAF">
              <w:rPr>
                <w:i/>
                <w:szCs w:val="18"/>
              </w:rPr>
              <w:t xml:space="preserve">The </w:t>
            </w:r>
            <w:r w:rsidRPr="00CA5BAF">
              <w:rPr>
                <w:b/>
                <w:i/>
                <w:szCs w:val="18"/>
              </w:rPr>
              <w:t>Arrival journal</w:t>
            </w:r>
            <w:r w:rsidRPr="00CA5BAF">
              <w:rPr>
                <w:i/>
                <w:szCs w:val="18"/>
              </w:rPr>
              <w:t xml:space="preserve"> window will display</w:t>
            </w:r>
          </w:p>
          <w:p w14:paraId="74A01FFE" w14:textId="326C169B" w:rsidR="00CA5BAF" w:rsidRDefault="00E956AB" w:rsidP="0018012C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968512" behindDoc="1" locked="0" layoutInCell="1" allowOverlap="1" wp14:anchorId="750EAA47" wp14:editId="77AC09C1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191770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A5BAF">
              <w:rPr>
                <w:szCs w:val="18"/>
              </w:rPr>
              <w:t xml:space="preserve">Click </w:t>
            </w:r>
            <w:r w:rsidR="00CA5BAF" w:rsidRPr="00CA5BAF">
              <w:rPr>
                <w:b/>
                <w:szCs w:val="18"/>
              </w:rPr>
              <w:t>Post transfer receipt</w:t>
            </w:r>
            <w:r w:rsidR="00CA5BAF">
              <w:rPr>
                <w:szCs w:val="18"/>
              </w:rPr>
              <w:t xml:space="preserve"> in the </w:t>
            </w:r>
            <w:r w:rsidR="00CA5BAF" w:rsidRPr="00CA5BAF">
              <w:rPr>
                <w:b/>
                <w:szCs w:val="18"/>
              </w:rPr>
              <w:t>Posting</w:t>
            </w:r>
            <w:r w:rsidR="00CA5BAF">
              <w:rPr>
                <w:szCs w:val="18"/>
              </w:rPr>
              <w:t xml:space="preserve"> section</w:t>
            </w:r>
          </w:p>
          <w:p w14:paraId="74D05F77" w14:textId="37CA09C4" w:rsidR="00E956AB" w:rsidRDefault="00E956AB" w:rsidP="0018012C">
            <w:pPr>
              <w:rPr>
                <w:szCs w:val="18"/>
              </w:rPr>
            </w:pPr>
            <w:r w:rsidRPr="0023309F">
              <w:rPr>
                <w:b/>
                <w:szCs w:val="18"/>
              </w:rPr>
              <w:t>This must be done at this point in the process</w:t>
            </w:r>
            <w:r w:rsidR="0023309F" w:rsidRPr="0023309F">
              <w:rPr>
                <w:szCs w:val="18"/>
              </w:rPr>
              <w:t xml:space="preserve"> </w:t>
            </w:r>
            <w:r w:rsidR="006841B1" w:rsidRPr="0023309F">
              <w:rPr>
                <w:szCs w:val="18"/>
              </w:rPr>
              <w:t>otherwise</w:t>
            </w:r>
            <w:r w:rsidR="006841B1">
              <w:rPr>
                <w:szCs w:val="18"/>
              </w:rPr>
              <w:t xml:space="preserve"> the receipting process will not be complete. Stock will be available </w:t>
            </w:r>
            <w:r w:rsidR="006F62C8">
              <w:rPr>
                <w:szCs w:val="18"/>
              </w:rPr>
              <w:t>for sales but the transfer will remain at shipped status.</w:t>
            </w:r>
          </w:p>
          <w:p w14:paraId="69D9E668" w14:textId="29BD991B" w:rsidR="00CA5BAF" w:rsidRPr="00CA5BAF" w:rsidRDefault="00CA5BAF" w:rsidP="00CA5BAF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108961B4" wp14:editId="4B5FF7A4">
                  <wp:extent cx="5270740" cy="1820673"/>
                  <wp:effectExtent l="0" t="0" r="6350" b="8255"/>
                  <wp:docPr id="122" name="Picture 122" descr="C:\Users\johi\AppData\Local\Temp\SNAGHTML1628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johi\AppData\Local\Temp\SNAGHTML16281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21" cy="1820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ED1A6" w14:textId="77777777" w:rsidR="00E956AB" w:rsidRDefault="00E956AB">
      <w:r>
        <w:lastRenderedPageBreak/>
        <w:br w:type="page"/>
      </w:r>
    </w:p>
    <w:tbl>
      <w:tblPr>
        <w:tblStyle w:val="TableGrid"/>
        <w:tblW w:w="9632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923"/>
      </w:tblGrid>
      <w:tr w:rsidR="00CA5BAF" w14:paraId="67752674" w14:textId="77777777" w:rsidTr="004A23B0">
        <w:tc>
          <w:tcPr>
            <w:tcW w:w="709" w:type="dxa"/>
            <w:tcMar>
              <w:top w:w="113" w:type="dxa"/>
              <w:bottom w:w="113" w:type="dxa"/>
            </w:tcMar>
          </w:tcPr>
          <w:p w14:paraId="04A0458C" w14:textId="38C3EA43" w:rsidR="00CA5BAF" w:rsidRPr="00974F1D" w:rsidRDefault="00CA5BAF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14511CA4" w14:textId="617D9662" w:rsidR="00CA5BAF" w:rsidRDefault="00CA5BAF" w:rsidP="0018012C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 xml:space="preserve">The </w:t>
            </w:r>
            <w:r w:rsidRPr="00CA5BAF">
              <w:rPr>
                <w:b/>
                <w:i/>
                <w:szCs w:val="18"/>
              </w:rPr>
              <w:t>Receive</w:t>
            </w:r>
            <w:r>
              <w:rPr>
                <w:i/>
                <w:szCs w:val="18"/>
              </w:rPr>
              <w:t xml:space="preserve"> window will display</w:t>
            </w:r>
          </w:p>
          <w:p w14:paraId="06C473A8" w14:textId="1032F483" w:rsidR="00CA5BAF" w:rsidRPr="00CA5BAF" w:rsidRDefault="00CA5BAF" w:rsidP="0018012C">
            <w:pPr>
              <w:rPr>
                <w:szCs w:val="18"/>
              </w:rPr>
            </w:pPr>
            <w:r>
              <w:rPr>
                <w:szCs w:val="18"/>
              </w:rPr>
              <w:t>Select ‘</w:t>
            </w:r>
            <w:r w:rsidR="00201BDD">
              <w:rPr>
                <w:szCs w:val="18"/>
              </w:rPr>
              <w:t>Registered’</w:t>
            </w:r>
            <w:r>
              <w:rPr>
                <w:szCs w:val="18"/>
              </w:rPr>
              <w:t xml:space="preserve"> in the </w:t>
            </w:r>
            <w:r w:rsidRPr="00CA5BAF">
              <w:rPr>
                <w:b/>
                <w:szCs w:val="18"/>
              </w:rPr>
              <w:t>Update</w:t>
            </w:r>
            <w:r>
              <w:rPr>
                <w:szCs w:val="18"/>
              </w:rPr>
              <w:t xml:space="preserve"> field, tick the </w:t>
            </w:r>
            <w:r w:rsidRPr="00CA5BAF">
              <w:rPr>
                <w:b/>
                <w:szCs w:val="18"/>
              </w:rPr>
              <w:t>Edit lines</w:t>
            </w:r>
            <w:r>
              <w:rPr>
                <w:szCs w:val="18"/>
              </w:rPr>
              <w:t xml:space="preserve"> checkbox and click </w:t>
            </w:r>
            <w:r w:rsidRPr="00CA5BAF">
              <w:rPr>
                <w:b/>
                <w:szCs w:val="18"/>
              </w:rPr>
              <w:t>OK</w:t>
            </w:r>
          </w:p>
          <w:p w14:paraId="1398C974" w14:textId="0E7D1B13" w:rsidR="00CA5BAF" w:rsidRPr="00CA5BAF" w:rsidRDefault="00201BDD" w:rsidP="00201BDD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0845E99" wp14:editId="7D1186A5">
                  <wp:extent cx="5345294" cy="2701201"/>
                  <wp:effectExtent l="0" t="0" r="8255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068" cy="270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2DE" w14:paraId="0F158B87" w14:textId="77777777" w:rsidTr="004A23B0">
        <w:tc>
          <w:tcPr>
            <w:tcW w:w="709" w:type="dxa"/>
            <w:tcMar>
              <w:top w:w="113" w:type="dxa"/>
              <w:bottom w:w="113" w:type="dxa"/>
            </w:tcMar>
          </w:tcPr>
          <w:p w14:paraId="0F158B85" w14:textId="0A8CA9B5" w:rsidR="00BA62DE" w:rsidRPr="00974F1D" w:rsidRDefault="00BA62D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45848914" w14:textId="77777777" w:rsidR="00CA5BAF" w:rsidRPr="00CA5BAF" w:rsidRDefault="00CA5BAF" w:rsidP="00CA5BAF">
            <w:pPr>
              <w:rPr>
                <w:i/>
                <w:szCs w:val="18"/>
              </w:rPr>
            </w:pPr>
            <w:r w:rsidRPr="00CA5BAF">
              <w:rPr>
                <w:i/>
                <w:szCs w:val="18"/>
              </w:rPr>
              <w:t xml:space="preserve">The </w:t>
            </w:r>
            <w:r w:rsidRPr="00CA5BAF">
              <w:rPr>
                <w:b/>
                <w:i/>
                <w:szCs w:val="18"/>
              </w:rPr>
              <w:t>Arrival journal</w:t>
            </w:r>
            <w:r w:rsidRPr="00CA5BAF">
              <w:rPr>
                <w:i/>
                <w:szCs w:val="18"/>
              </w:rPr>
              <w:t xml:space="preserve"> window will display</w:t>
            </w:r>
          </w:p>
          <w:p w14:paraId="0F158B86" w14:textId="6E4BCE57" w:rsidR="009B5F7D" w:rsidRPr="009B5F7D" w:rsidRDefault="00CA5BAF" w:rsidP="00A5294F">
            <w:pPr>
              <w:rPr>
                <w:b/>
                <w:szCs w:val="18"/>
              </w:rPr>
            </w:pPr>
            <w:r>
              <w:rPr>
                <w:szCs w:val="18"/>
              </w:rPr>
              <w:t>C</w:t>
            </w:r>
            <w:r w:rsidR="00BA62DE">
              <w:rPr>
                <w:szCs w:val="18"/>
              </w:rPr>
              <w:t xml:space="preserve">lick </w:t>
            </w:r>
            <w:r w:rsidR="00BA62DE" w:rsidRPr="00BA62DE">
              <w:rPr>
                <w:b/>
                <w:szCs w:val="18"/>
              </w:rPr>
              <w:t>Close</w:t>
            </w:r>
          </w:p>
        </w:tc>
      </w:tr>
      <w:tr w:rsidR="00C825DE" w14:paraId="0F158B8C" w14:textId="77777777" w:rsidTr="004A23B0">
        <w:tc>
          <w:tcPr>
            <w:tcW w:w="709" w:type="dxa"/>
            <w:tcMar>
              <w:top w:w="113" w:type="dxa"/>
              <w:bottom w:w="113" w:type="dxa"/>
            </w:tcMar>
          </w:tcPr>
          <w:p w14:paraId="0F158B88" w14:textId="77777777" w:rsidR="00C825DE" w:rsidRPr="00974F1D" w:rsidRDefault="00C825DE" w:rsidP="00813180">
            <w:pPr>
              <w:pStyle w:val="ListParagraph"/>
              <w:numPr>
                <w:ilvl w:val="0"/>
                <w:numId w:val="1"/>
              </w:numPr>
              <w:ind w:left="360"/>
              <w:rPr>
                <w:b/>
              </w:rPr>
            </w:pPr>
          </w:p>
        </w:tc>
        <w:tc>
          <w:tcPr>
            <w:tcW w:w="8923" w:type="dxa"/>
            <w:tcMar>
              <w:top w:w="113" w:type="dxa"/>
              <w:bottom w:w="113" w:type="dxa"/>
            </w:tcMar>
          </w:tcPr>
          <w:p w14:paraId="6D37E041" w14:textId="13A3192C" w:rsidR="00CA5BAF" w:rsidRPr="00CA5BAF" w:rsidRDefault="00CA5BAF" w:rsidP="0018012C">
            <w:pPr>
              <w:rPr>
                <w:i/>
                <w:szCs w:val="18"/>
              </w:rPr>
            </w:pPr>
            <w:r w:rsidRPr="00CA5BAF">
              <w:rPr>
                <w:i/>
                <w:szCs w:val="18"/>
              </w:rPr>
              <w:t xml:space="preserve">The </w:t>
            </w:r>
            <w:r w:rsidRPr="00CA5BAF">
              <w:rPr>
                <w:b/>
                <w:i/>
                <w:szCs w:val="18"/>
              </w:rPr>
              <w:t>Transfer orders</w:t>
            </w:r>
            <w:r w:rsidRPr="00CA5BAF">
              <w:rPr>
                <w:i/>
                <w:szCs w:val="18"/>
              </w:rPr>
              <w:t xml:space="preserve"> window will display</w:t>
            </w:r>
          </w:p>
          <w:p w14:paraId="0F158B8A" w14:textId="01B572FE" w:rsidR="00C825DE" w:rsidRPr="00C825DE" w:rsidRDefault="00C825DE" w:rsidP="00CA5BAF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A5294F">
              <w:rPr>
                <w:b/>
                <w:szCs w:val="18"/>
              </w:rPr>
              <w:t>F5</w:t>
            </w:r>
            <w:r>
              <w:rPr>
                <w:szCs w:val="18"/>
              </w:rPr>
              <w:t xml:space="preserve"> to refresh</w:t>
            </w:r>
            <w:r w:rsidR="00CA5BAF">
              <w:rPr>
                <w:szCs w:val="18"/>
              </w:rPr>
              <w:t xml:space="preserve"> - t</w:t>
            </w:r>
            <w:r w:rsidRPr="00C825DE">
              <w:rPr>
                <w:szCs w:val="18"/>
              </w:rPr>
              <w:t xml:space="preserve">he status will </w:t>
            </w:r>
            <w:r w:rsidR="00CA5BAF">
              <w:rPr>
                <w:szCs w:val="18"/>
              </w:rPr>
              <w:t>be updated</w:t>
            </w:r>
            <w:r w:rsidRPr="00C825DE">
              <w:rPr>
                <w:szCs w:val="18"/>
              </w:rPr>
              <w:t xml:space="preserve"> to </w:t>
            </w:r>
            <w:r w:rsidRPr="00C825DE">
              <w:rPr>
                <w:b/>
                <w:szCs w:val="18"/>
              </w:rPr>
              <w:t>Received</w:t>
            </w:r>
          </w:p>
          <w:p w14:paraId="0F158B8B" w14:textId="4F7D3DB0" w:rsidR="00C825DE" w:rsidRPr="00C825DE" w:rsidRDefault="00CA5BAF" w:rsidP="00A5294F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6FFDDE6" wp14:editId="5B5A29CA">
                  <wp:extent cx="5171408" cy="3092736"/>
                  <wp:effectExtent l="0" t="0" r="0" b="0"/>
                  <wp:docPr id="124" name="Picture 124" descr="C:\Users\johi\AppData\Local\Temp\SNAGHTML16735f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johi\AppData\Local\Temp\SNAGHTML16735f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343" cy="30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58B8D" w14:textId="77777777" w:rsidR="008D1DD5" w:rsidRDefault="008D1DD5"/>
    <w:sectPr w:rsidR="008D1DD5" w:rsidSect="009A2B9D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134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158BDA" w14:textId="77777777" w:rsidR="001B3DB8" w:rsidRDefault="001B3DB8" w:rsidP="00A414AC">
      <w:pPr>
        <w:spacing w:line="240" w:lineRule="auto"/>
      </w:pPr>
      <w:r>
        <w:separator/>
      </w:r>
    </w:p>
  </w:endnote>
  <w:endnote w:type="continuationSeparator" w:id="0">
    <w:p w14:paraId="0F158BDB" w14:textId="77777777" w:rsidR="001B3DB8" w:rsidRDefault="001B3DB8" w:rsidP="00A414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5946B2" w14:textId="77777777" w:rsidR="0037240D" w:rsidRDefault="0037240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5836860"/>
      <w:docPartObj>
        <w:docPartGallery w:val="Page Numbers (Bottom of Page)"/>
        <w:docPartUnique/>
      </w:docPartObj>
    </w:sdtPr>
    <w:sdtEndPr/>
    <w:sdtContent>
      <w:p w14:paraId="4A6E4CCE" w14:textId="77777777" w:rsidR="005E3BD9" w:rsidRDefault="005E3BD9" w:rsidP="005E3BD9">
        <w:pPr>
          <w:pStyle w:val="Footer"/>
          <w:rPr>
            <w:b/>
            <w:bCs/>
            <w:sz w:val="24"/>
            <w:szCs w:val="24"/>
          </w:rPr>
        </w:pPr>
        <w:r>
          <w:rPr>
            <w:b/>
            <w:szCs w:val="18"/>
          </w:rPr>
          <w:t>NAXT SOP</w:t>
        </w:r>
        <w:r>
          <w:rPr>
            <w:szCs w:val="18"/>
          </w:rPr>
          <w:t xml:space="preserve"> | PRT_3.2(SOP)Create and manage a transfer order</w:t>
        </w:r>
        <w:r>
          <w:rPr>
            <w:szCs w:val="18"/>
          </w:rPr>
          <w:tab/>
        </w: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B05454"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B05454">
          <w:rPr>
            <w:b/>
            <w:bCs/>
            <w:noProof/>
          </w:rPr>
          <w:t>22</w:t>
        </w:r>
        <w:r>
          <w:rPr>
            <w:b/>
            <w:bCs/>
            <w:sz w:val="24"/>
            <w:szCs w:val="24"/>
          </w:rPr>
          <w:fldChar w:fldCharType="end"/>
        </w:r>
      </w:p>
      <w:p w14:paraId="0F158BDF" w14:textId="09AC86EC" w:rsidR="001B3DB8" w:rsidRPr="005E3BD9" w:rsidRDefault="005E3BD9" w:rsidP="005E3BD9">
        <w:pPr>
          <w:pStyle w:val="Footer"/>
        </w:pPr>
        <w:r w:rsidRPr="00FB4379">
          <w:rPr>
            <w:b/>
            <w:szCs w:val="18"/>
          </w:rPr>
          <w:t>Revision Date:</w:t>
        </w:r>
        <w:r w:rsidRPr="00FB4379">
          <w:rPr>
            <w:szCs w:val="18"/>
          </w:rPr>
          <w:t xml:space="preserve"> </w:t>
        </w:r>
        <w:r>
          <w:rPr>
            <w:szCs w:val="18"/>
          </w:rPr>
          <w:t>23 May. 16</w:t>
        </w:r>
        <w:r>
          <w:rPr>
            <w:szCs w:val="18"/>
          </w:rPr>
          <w:tab/>
        </w:r>
        <w:r>
          <w:rPr>
            <w:szCs w:val="18"/>
          </w:rPr>
          <w:tab/>
        </w:r>
        <w:r w:rsidRPr="00FB4379">
          <w:rPr>
            <w:b/>
            <w:szCs w:val="18"/>
          </w:rPr>
          <w:t>Revision Number:</w:t>
        </w:r>
        <w:r w:rsidRPr="00FB4379">
          <w:rPr>
            <w:szCs w:val="18"/>
          </w:rPr>
          <w:t xml:space="preserve"> </w:t>
        </w:r>
        <w:r>
          <w:rPr>
            <w:szCs w:val="18"/>
          </w:rPr>
          <w:t>2</w: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1055682"/>
      <w:docPartObj>
        <w:docPartGallery w:val="Page Numbers (Bottom of Page)"/>
        <w:docPartUnique/>
      </w:docPartObj>
    </w:sdtPr>
    <w:sdtEndPr/>
    <w:sdtContent>
      <w:sdt>
        <w:sdtPr>
          <w:id w:val="-522708491"/>
          <w:docPartObj>
            <w:docPartGallery w:val="Page Numbers (Bottom of Page)"/>
            <w:docPartUnique/>
          </w:docPartObj>
        </w:sdtPr>
        <w:sdtEndPr/>
        <w:sdtContent>
          <w:p w14:paraId="3B1B8D52" w14:textId="0D0A0DB8" w:rsidR="005E3BD9" w:rsidRDefault="005E3BD9" w:rsidP="005E3BD9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szCs w:val="18"/>
              </w:rPr>
              <w:t>NAXT SOP</w:t>
            </w:r>
            <w:r>
              <w:rPr>
                <w:szCs w:val="18"/>
              </w:rPr>
              <w:t xml:space="preserve"> | PRT_3.2(SOP)Create and manage a transfer order</w:t>
            </w:r>
            <w:r>
              <w:rPr>
                <w:szCs w:val="18"/>
              </w:rPr>
              <w:tab/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0545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05454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14:paraId="0F158BE1" w14:textId="60A4FFC7" w:rsidR="001B3DB8" w:rsidRPr="005E3BD9" w:rsidRDefault="005E3BD9" w:rsidP="005E3BD9">
            <w:pPr>
              <w:pStyle w:val="Footer"/>
            </w:pPr>
            <w:r w:rsidRPr="00FB4379">
              <w:rPr>
                <w:b/>
                <w:szCs w:val="18"/>
              </w:rPr>
              <w:t>Revision Date:</w:t>
            </w:r>
            <w:r w:rsidRPr="00FB4379">
              <w:rPr>
                <w:szCs w:val="18"/>
              </w:rPr>
              <w:t xml:space="preserve"> </w:t>
            </w:r>
            <w:r>
              <w:rPr>
                <w:szCs w:val="18"/>
              </w:rPr>
              <w:t>23 May. 16</w:t>
            </w:r>
            <w:r>
              <w:rPr>
                <w:szCs w:val="18"/>
              </w:rPr>
              <w:tab/>
            </w:r>
            <w:r>
              <w:rPr>
                <w:szCs w:val="18"/>
              </w:rPr>
              <w:tab/>
            </w:r>
            <w:r w:rsidRPr="00FB4379">
              <w:rPr>
                <w:b/>
                <w:szCs w:val="18"/>
              </w:rPr>
              <w:t>Revision Number:</w:t>
            </w:r>
            <w:r w:rsidRPr="00FB4379">
              <w:rPr>
                <w:szCs w:val="18"/>
              </w:rPr>
              <w:t xml:space="preserve"> </w:t>
            </w:r>
            <w:r>
              <w:rPr>
                <w:szCs w:val="18"/>
              </w:rPr>
              <w:t>2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158BD8" w14:textId="77777777" w:rsidR="001B3DB8" w:rsidRDefault="001B3DB8" w:rsidP="00A414AC">
      <w:pPr>
        <w:spacing w:line="240" w:lineRule="auto"/>
      </w:pPr>
      <w:r>
        <w:separator/>
      </w:r>
    </w:p>
  </w:footnote>
  <w:footnote w:type="continuationSeparator" w:id="0">
    <w:p w14:paraId="0F158BD9" w14:textId="77777777" w:rsidR="001B3DB8" w:rsidRDefault="001B3DB8" w:rsidP="00A414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EFCDF5" w14:textId="77777777" w:rsidR="0037240D" w:rsidRDefault="0037240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86B651" w14:textId="77777777" w:rsidR="0037240D" w:rsidRDefault="0037240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158BE0" w14:textId="77777777" w:rsidR="001B3DB8" w:rsidRDefault="001B3DB8">
    <w:pPr>
      <w:pStyle w:val="Header"/>
    </w:pPr>
    <w:r>
      <w:rPr>
        <w:noProof/>
        <w:lang w:eastAsia="en-NZ"/>
      </w:rPr>
      <w:drawing>
        <wp:anchor distT="0" distB="0" distL="114300" distR="114300" simplePos="0" relativeHeight="251661312" behindDoc="1" locked="0" layoutInCell="1" allowOverlap="1" wp14:anchorId="0F158BE2" wp14:editId="0F158BE3">
          <wp:simplePos x="0" y="0"/>
          <wp:positionH relativeFrom="column">
            <wp:posOffset>-414670</wp:posOffset>
          </wp:positionH>
          <wp:positionV relativeFrom="paragraph">
            <wp:posOffset>-99341</wp:posOffset>
          </wp:positionV>
          <wp:extent cx="6485861" cy="1254642"/>
          <wp:effectExtent l="0" t="0" r="0" b="3175"/>
          <wp:wrapNone/>
          <wp:docPr id="85" name="Pictur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99602" cy="125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C6756"/>
    <w:multiLevelType w:val="hybridMultilevel"/>
    <w:tmpl w:val="BF606440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770C0"/>
    <w:multiLevelType w:val="hybridMultilevel"/>
    <w:tmpl w:val="8FFE6CD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B01C7"/>
    <w:multiLevelType w:val="hybridMultilevel"/>
    <w:tmpl w:val="DD26A5FA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2303"/>
    <w:multiLevelType w:val="hybridMultilevel"/>
    <w:tmpl w:val="7BFA96AE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9F2CDA"/>
    <w:multiLevelType w:val="hybridMultilevel"/>
    <w:tmpl w:val="1AC07790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22095"/>
    <w:multiLevelType w:val="hybridMultilevel"/>
    <w:tmpl w:val="17F8C5DC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54A37"/>
    <w:multiLevelType w:val="hybridMultilevel"/>
    <w:tmpl w:val="A992C350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82131"/>
    <w:multiLevelType w:val="hybridMultilevel"/>
    <w:tmpl w:val="F7DC70F6"/>
    <w:lvl w:ilvl="0" w:tplc="166A2DE4">
      <w:start w:val="1"/>
      <w:numFmt w:val="decimal"/>
      <w:lvlText w:val="%1."/>
      <w:lvlJc w:val="left"/>
      <w:pPr>
        <w:ind w:left="502" w:hanging="360"/>
      </w:pPr>
      <w:rPr>
        <w:b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7F5F5C"/>
    <w:multiLevelType w:val="hybridMultilevel"/>
    <w:tmpl w:val="4372DB3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07FD1"/>
    <w:multiLevelType w:val="hybridMultilevel"/>
    <w:tmpl w:val="19565C6C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116F0"/>
    <w:multiLevelType w:val="hybridMultilevel"/>
    <w:tmpl w:val="3A064F0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9B1955"/>
    <w:multiLevelType w:val="hybridMultilevel"/>
    <w:tmpl w:val="1DC0B7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30CE6"/>
    <w:multiLevelType w:val="hybridMultilevel"/>
    <w:tmpl w:val="0B169FF4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9976F9"/>
    <w:multiLevelType w:val="hybridMultilevel"/>
    <w:tmpl w:val="ED88050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8515B"/>
    <w:multiLevelType w:val="hybridMultilevel"/>
    <w:tmpl w:val="96329542"/>
    <w:lvl w:ilvl="0" w:tplc="1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6C024A"/>
    <w:multiLevelType w:val="hybridMultilevel"/>
    <w:tmpl w:val="DB5AA6E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6E21FF"/>
    <w:multiLevelType w:val="hybridMultilevel"/>
    <w:tmpl w:val="C4240E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A1D51"/>
    <w:multiLevelType w:val="hybridMultilevel"/>
    <w:tmpl w:val="E6283B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1E6D66"/>
    <w:multiLevelType w:val="hybridMultilevel"/>
    <w:tmpl w:val="4960385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4C6D33"/>
    <w:multiLevelType w:val="hybridMultilevel"/>
    <w:tmpl w:val="F3CA432E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CA15E5"/>
    <w:multiLevelType w:val="hybridMultilevel"/>
    <w:tmpl w:val="40E8520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F51CA1"/>
    <w:multiLevelType w:val="hybridMultilevel"/>
    <w:tmpl w:val="2138D91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AC44B8"/>
    <w:multiLevelType w:val="hybridMultilevel"/>
    <w:tmpl w:val="0B787E10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7F0DA5"/>
    <w:multiLevelType w:val="hybridMultilevel"/>
    <w:tmpl w:val="329291D8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E31855"/>
    <w:multiLevelType w:val="hybridMultilevel"/>
    <w:tmpl w:val="2128416E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826EEA"/>
    <w:multiLevelType w:val="hybridMultilevel"/>
    <w:tmpl w:val="064A96B2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3D7721"/>
    <w:multiLevelType w:val="hybridMultilevel"/>
    <w:tmpl w:val="F074332C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E2701A"/>
    <w:multiLevelType w:val="hybridMultilevel"/>
    <w:tmpl w:val="7562D122"/>
    <w:lvl w:ilvl="0" w:tplc="8DDA80E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707DB5"/>
    <w:multiLevelType w:val="hybridMultilevel"/>
    <w:tmpl w:val="B3E616F4"/>
    <w:lvl w:ilvl="0" w:tplc="34983B02">
      <w:start w:val="1"/>
      <w:numFmt w:val="bullet"/>
      <w:lvlText w:val=""/>
      <w:lvlJc w:val="left"/>
      <w:pPr>
        <w:ind w:left="788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9" w15:restartNumberingAfterBreak="0">
    <w:nsid w:val="62F06AE2"/>
    <w:multiLevelType w:val="hybridMultilevel"/>
    <w:tmpl w:val="EBE4371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CB39FB"/>
    <w:multiLevelType w:val="hybridMultilevel"/>
    <w:tmpl w:val="13FCF3F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DE5598"/>
    <w:multiLevelType w:val="hybridMultilevel"/>
    <w:tmpl w:val="F710D29E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3A6BDD"/>
    <w:multiLevelType w:val="hybridMultilevel"/>
    <w:tmpl w:val="74A8DDA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5D1B0C"/>
    <w:multiLevelType w:val="hybridMultilevel"/>
    <w:tmpl w:val="B944F64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120AE0"/>
    <w:multiLevelType w:val="hybridMultilevel"/>
    <w:tmpl w:val="5546C71C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0F4BC6"/>
    <w:multiLevelType w:val="hybridMultilevel"/>
    <w:tmpl w:val="24C4D2A4"/>
    <w:lvl w:ilvl="0" w:tplc="14090005">
      <w:start w:val="1"/>
      <w:numFmt w:val="bullet"/>
      <w:lvlText w:val=""/>
      <w:lvlJc w:val="left"/>
      <w:pPr>
        <w:ind w:left="778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73BC3CAB"/>
    <w:multiLevelType w:val="hybridMultilevel"/>
    <w:tmpl w:val="AD5AF548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0757FA"/>
    <w:multiLevelType w:val="hybridMultilevel"/>
    <w:tmpl w:val="B400DDF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7B3541"/>
    <w:multiLevelType w:val="hybridMultilevel"/>
    <w:tmpl w:val="5B22B466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4D2E16"/>
    <w:multiLevelType w:val="hybridMultilevel"/>
    <w:tmpl w:val="72D028D8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802805"/>
    <w:multiLevelType w:val="hybridMultilevel"/>
    <w:tmpl w:val="FAC05AF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FD7CE7"/>
    <w:multiLevelType w:val="hybridMultilevel"/>
    <w:tmpl w:val="DC6CA762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493786"/>
    <w:multiLevelType w:val="hybridMultilevel"/>
    <w:tmpl w:val="A17CA594"/>
    <w:lvl w:ilvl="0" w:tplc="34983B02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  <w:color w:val="auto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EB10E06"/>
    <w:multiLevelType w:val="hybridMultilevel"/>
    <w:tmpl w:val="69E2633E"/>
    <w:lvl w:ilvl="0" w:tplc="34983B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BF46DA"/>
    <w:multiLevelType w:val="hybridMultilevel"/>
    <w:tmpl w:val="D4F2DE6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7"/>
  </w:num>
  <w:num w:numId="4">
    <w:abstractNumId w:val="5"/>
  </w:num>
  <w:num w:numId="5">
    <w:abstractNumId w:val="22"/>
  </w:num>
  <w:num w:numId="6">
    <w:abstractNumId w:val="24"/>
  </w:num>
  <w:num w:numId="7">
    <w:abstractNumId w:val="38"/>
  </w:num>
  <w:num w:numId="8">
    <w:abstractNumId w:val="20"/>
  </w:num>
  <w:num w:numId="9">
    <w:abstractNumId w:val="32"/>
  </w:num>
  <w:num w:numId="10">
    <w:abstractNumId w:val="2"/>
  </w:num>
  <w:num w:numId="11">
    <w:abstractNumId w:val="3"/>
  </w:num>
  <w:num w:numId="12">
    <w:abstractNumId w:val="39"/>
  </w:num>
  <w:num w:numId="13">
    <w:abstractNumId w:val="28"/>
  </w:num>
  <w:num w:numId="14">
    <w:abstractNumId w:val="34"/>
  </w:num>
  <w:num w:numId="15">
    <w:abstractNumId w:val="41"/>
  </w:num>
  <w:num w:numId="16">
    <w:abstractNumId w:val="9"/>
  </w:num>
  <w:num w:numId="17">
    <w:abstractNumId w:val="43"/>
  </w:num>
  <w:num w:numId="18">
    <w:abstractNumId w:val="18"/>
  </w:num>
  <w:num w:numId="19">
    <w:abstractNumId w:val="31"/>
  </w:num>
  <w:num w:numId="20">
    <w:abstractNumId w:val="21"/>
  </w:num>
  <w:num w:numId="21">
    <w:abstractNumId w:val="19"/>
  </w:num>
  <w:num w:numId="22">
    <w:abstractNumId w:val="35"/>
  </w:num>
  <w:num w:numId="23">
    <w:abstractNumId w:val="14"/>
  </w:num>
  <w:num w:numId="24">
    <w:abstractNumId w:val="42"/>
  </w:num>
  <w:num w:numId="25">
    <w:abstractNumId w:val="6"/>
  </w:num>
  <w:num w:numId="26">
    <w:abstractNumId w:val="12"/>
  </w:num>
  <w:num w:numId="27">
    <w:abstractNumId w:val="4"/>
  </w:num>
  <w:num w:numId="28">
    <w:abstractNumId w:val="36"/>
  </w:num>
  <w:num w:numId="29">
    <w:abstractNumId w:val="25"/>
  </w:num>
  <w:num w:numId="30">
    <w:abstractNumId w:val="26"/>
  </w:num>
  <w:num w:numId="31">
    <w:abstractNumId w:val="23"/>
  </w:num>
  <w:num w:numId="32">
    <w:abstractNumId w:val="17"/>
  </w:num>
  <w:num w:numId="33">
    <w:abstractNumId w:val="37"/>
  </w:num>
  <w:num w:numId="34">
    <w:abstractNumId w:val="30"/>
  </w:num>
  <w:num w:numId="35">
    <w:abstractNumId w:val="11"/>
  </w:num>
  <w:num w:numId="36">
    <w:abstractNumId w:val="15"/>
  </w:num>
  <w:num w:numId="37">
    <w:abstractNumId w:val="10"/>
  </w:num>
  <w:num w:numId="38">
    <w:abstractNumId w:val="29"/>
  </w:num>
  <w:num w:numId="39">
    <w:abstractNumId w:val="40"/>
  </w:num>
  <w:num w:numId="40">
    <w:abstractNumId w:val="44"/>
  </w:num>
  <w:num w:numId="41">
    <w:abstractNumId w:val="33"/>
  </w:num>
  <w:num w:numId="42">
    <w:abstractNumId w:val="1"/>
  </w:num>
  <w:num w:numId="43">
    <w:abstractNumId w:val="8"/>
  </w:num>
  <w:num w:numId="44">
    <w:abstractNumId w:val="13"/>
  </w:num>
  <w:num w:numId="45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efaultTabStop w:val="720"/>
  <w:characterSpacingControl w:val="doNotCompress"/>
  <w:hdrShapeDefaults>
    <o:shapedefaults v:ext="edit" spidmax="1884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4AC"/>
    <w:rsid w:val="0001051E"/>
    <w:rsid w:val="00015C6B"/>
    <w:rsid w:val="00020F4A"/>
    <w:rsid w:val="00023924"/>
    <w:rsid w:val="00023C08"/>
    <w:rsid w:val="000261C0"/>
    <w:rsid w:val="00061018"/>
    <w:rsid w:val="0006788F"/>
    <w:rsid w:val="00074561"/>
    <w:rsid w:val="00076757"/>
    <w:rsid w:val="00082722"/>
    <w:rsid w:val="00085E87"/>
    <w:rsid w:val="00086104"/>
    <w:rsid w:val="00086E34"/>
    <w:rsid w:val="000904BB"/>
    <w:rsid w:val="0009492B"/>
    <w:rsid w:val="00096990"/>
    <w:rsid w:val="00096CC4"/>
    <w:rsid w:val="000A06DB"/>
    <w:rsid w:val="000A3C35"/>
    <w:rsid w:val="000A5DE1"/>
    <w:rsid w:val="000B643E"/>
    <w:rsid w:val="000B66EE"/>
    <w:rsid w:val="000C12D1"/>
    <w:rsid w:val="000C739B"/>
    <w:rsid w:val="000C7E9E"/>
    <w:rsid w:val="000D10C9"/>
    <w:rsid w:val="000D3D78"/>
    <w:rsid w:val="000D44EA"/>
    <w:rsid w:val="000D6AD2"/>
    <w:rsid w:val="000E2EEA"/>
    <w:rsid w:val="000E4376"/>
    <w:rsid w:val="000F2123"/>
    <w:rsid w:val="000F68AF"/>
    <w:rsid w:val="00104956"/>
    <w:rsid w:val="00110497"/>
    <w:rsid w:val="00111B32"/>
    <w:rsid w:val="00126BD3"/>
    <w:rsid w:val="00130031"/>
    <w:rsid w:val="001313DC"/>
    <w:rsid w:val="0013239A"/>
    <w:rsid w:val="001343FC"/>
    <w:rsid w:val="0013501D"/>
    <w:rsid w:val="0014228B"/>
    <w:rsid w:val="00147357"/>
    <w:rsid w:val="00151CCD"/>
    <w:rsid w:val="00156C36"/>
    <w:rsid w:val="001730EA"/>
    <w:rsid w:val="00174769"/>
    <w:rsid w:val="00177C11"/>
    <w:rsid w:val="0018012C"/>
    <w:rsid w:val="00186BBB"/>
    <w:rsid w:val="00190D92"/>
    <w:rsid w:val="00190E9E"/>
    <w:rsid w:val="001B12D2"/>
    <w:rsid w:val="001B2FFD"/>
    <w:rsid w:val="001B382A"/>
    <w:rsid w:val="001B3DB8"/>
    <w:rsid w:val="001B670B"/>
    <w:rsid w:val="001C0355"/>
    <w:rsid w:val="001C08B0"/>
    <w:rsid w:val="001C0ECE"/>
    <w:rsid w:val="001C5C0B"/>
    <w:rsid w:val="001D0FFB"/>
    <w:rsid w:val="001D2007"/>
    <w:rsid w:val="001D3418"/>
    <w:rsid w:val="001D554E"/>
    <w:rsid w:val="001E045A"/>
    <w:rsid w:val="001E0797"/>
    <w:rsid w:val="001E173C"/>
    <w:rsid w:val="001E6881"/>
    <w:rsid w:val="001F5118"/>
    <w:rsid w:val="00201BDD"/>
    <w:rsid w:val="002045C7"/>
    <w:rsid w:val="0021028B"/>
    <w:rsid w:val="00215161"/>
    <w:rsid w:val="002231E4"/>
    <w:rsid w:val="002279B8"/>
    <w:rsid w:val="0023309F"/>
    <w:rsid w:val="00237C91"/>
    <w:rsid w:val="00242E69"/>
    <w:rsid w:val="00245FCE"/>
    <w:rsid w:val="00255E8D"/>
    <w:rsid w:val="002563D2"/>
    <w:rsid w:val="00260206"/>
    <w:rsid w:val="002608AB"/>
    <w:rsid w:val="00264B44"/>
    <w:rsid w:val="00271036"/>
    <w:rsid w:val="00295C69"/>
    <w:rsid w:val="00296C2B"/>
    <w:rsid w:val="0029722F"/>
    <w:rsid w:val="002A4D61"/>
    <w:rsid w:val="002A5B51"/>
    <w:rsid w:val="002A5D5E"/>
    <w:rsid w:val="002B13AF"/>
    <w:rsid w:val="002B5B2A"/>
    <w:rsid w:val="002C1FC2"/>
    <w:rsid w:val="002D3FFD"/>
    <w:rsid w:val="002D6363"/>
    <w:rsid w:val="002D6397"/>
    <w:rsid w:val="002E3864"/>
    <w:rsid w:val="002F1D7E"/>
    <w:rsid w:val="00300D4D"/>
    <w:rsid w:val="003021D1"/>
    <w:rsid w:val="003045AC"/>
    <w:rsid w:val="003057B0"/>
    <w:rsid w:val="003067E6"/>
    <w:rsid w:val="00314F8C"/>
    <w:rsid w:val="00320E3E"/>
    <w:rsid w:val="00323CDB"/>
    <w:rsid w:val="00332A4D"/>
    <w:rsid w:val="0033414A"/>
    <w:rsid w:val="00341B53"/>
    <w:rsid w:val="00345C9B"/>
    <w:rsid w:val="00352F44"/>
    <w:rsid w:val="0036375C"/>
    <w:rsid w:val="003665A0"/>
    <w:rsid w:val="003671B5"/>
    <w:rsid w:val="00371034"/>
    <w:rsid w:val="00371A95"/>
    <w:rsid w:val="0037240D"/>
    <w:rsid w:val="00374832"/>
    <w:rsid w:val="00381B9F"/>
    <w:rsid w:val="00381C26"/>
    <w:rsid w:val="00383CB5"/>
    <w:rsid w:val="00386F7E"/>
    <w:rsid w:val="003910FA"/>
    <w:rsid w:val="00395DF3"/>
    <w:rsid w:val="003A538E"/>
    <w:rsid w:val="003B46F3"/>
    <w:rsid w:val="003C22E6"/>
    <w:rsid w:val="003C2FB7"/>
    <w:rsid w:val="003D1346"/>
    <w:rsid w:val="003E36C9"/>
    <w:rsid w:val="003E671D"/>
    <w:rsid w:val="003E72AD"/>
    <w:rsid w:val="003F1311"/>
    <w:rsid w:val="003F1D74"/>
    <w:rsid w:val="003F5B32"/>
    <w:rsid w:val="003F6EBA"/>
    <w:rsid w:val="00400FD8"/>
    <w:rsid w:val="0040395C"/>
    <w:rsid w:val="00406608"/>
    <w:rsid w:val="0041600C"/>
    <w:rsid w:val="00416890"/>
    <w:rsid w:val="00420094"/>
    <w:rsid w:val="00423331"/>
    <w:rsid w:val="0042571F"/>
    <w:rsid w:val="00443E84"/>
    <w:rsid w:val="0044772C"/>
    <w:rsid w:val="00450162"/>
    <w:rsid w:val="00453E19"/>
    <w:rsid w:val="00454EE4"/>
    <w:rsid w:val="00462FFE"/>
    <w:rsid w:val="00465DDB"/>
    <w:rsid w:val="004672B0"/>
    <w:rsid w:val="00471941"/>
    <w:rsid w:val="004777B7"/>
    <w:rsid w:val="004858CC"/>
    <w:rsid w:val="00486255"/>
    <w:rsid w:val="00487FCE"/>
    <w:rsid w:val="0049028F"/>
    <w:rsid w:val="004926D5"/>
    <w:rsid w:val="004A23B0"/>
    <w:rsid w:val="004A7550"/>
    <w:rsid w:val="004A7A25"/>
    <w:rsid w:val="004B04FC"/>
    <w:rsid w:val="004B143B"/>
    <w:rsid w:val="004B4223"/>
    <w:rsid w:val="004C18DB"/>
    <w:rsid w:val="004C7CD6"/>
    <w:rsid w:val="004D0334"/>
    <w:rsid w:val="004D2017"/>
    <w:rsid w:val="004D71F2"/>
    <w:rsid w:val="004E1DA1"/>
    <w:rsid w:val="004F67BD"/>
    <w:rsid w:val="00500C48"/>
    <w:rsid w:val="00503EBE"/>
    <w:rsid w:val="00511EB6"/>
    <w:rsid w:val="00520A97"/>
    <w:rsid w:val="00523AEF"/>
    <w:rsid w:val="0053464B"/>
    <w:rsid w:val="00534F02"/>
    <w:rsid w:val="00540B59"/>
    <w:rsid w:val="0056148E"/>
    <w:rsid w:val="00563725"/>
    <w:rsid w:val="00563757"/>
    <w:rsid w:val="005678DC"/>
    <w:rsid w:val="00577649"/>
    <w:rsid w:val="00577BB8"/>
    <w:rsid w:val="00581D5A"/>
    <w:rsid w:val="00585266"/>
    <w:rsid w:val="005917D3"/>
    <w:rsid w:val="00591C4D"/>
    <w:rsid w:val="005930C7"/>
    <w:rsid w:val="0059574E"/>
    <w:rsid w:val="005A289D"/>
    <w:rsid w:val="005A3EA9"/>
    <w:rsid w:val="005A45BD"/>
    <w:rsid w:val="005A7AD1"/>
    <w:rsid w:val="005B2AC5"/>
    <w:rsid w:val="005B7B94"/>
    <w:rsid w:val="005C32D4"/>
    <w:rsid w:val="005C4A01"/>
    <w:rsid w:val="005C513A"/>
    <w:rsid w:val="005D7A28"/>
    <w:rsid w:val="005E3BD9"/>
    <w:rsid w:val="005E7058"/>
    <w:rsid w:val="005F0D88"/>
    <w:rsid w:val="00606A83"/>
    <w:rsid w:val="006071DA"/>
    <w:rsid w:val="00617878"/>
    <w:rsid w:val="00617C83"/>
    <w:rsid w:val="00620530"/>
    <w:rsid w:val="00623A91"/>
    <w:rsid w:val="00625D81"/>
    <w:rsid w:val="00633D19"/>
    <w:rsid w:val="00634A32"/>
    <w:rsid w:val="006375AC"/>
    <w:rsid w:val="00646044"/>
    <w:rsid w:val="0066118D"/>
    <w:rsid w:val="00671AA4"/>
    <w:rsid w:val="0068052D"/>
    <w:rsid w:val="006841B1"/>
    <w:rsid w:val="00685A9A"/>
    <w:rsid w:val="006910BA"/>
    <w:rsid w:val="00695063"/>
    <w:rsid w:val="00697239"/>
    <w:rsid w:val="006A7399"/>
    <w:rsid w:val="006B2465"/>
    <w:rsid w:val="006B2AF7"/>
    <w:rsid w:val="006C21CB"/>
    <w:rsid w:val="006C6C13"/>
    <w:rsid w:val="006D0C45"/>
    <w:rsid w:val="006D6B77"/>
    <w:rsid w:val="006E147D"/>
    <w:rsid w:val="006E48E9"/>
    <w:rsid w:val="006E7CF4"/>
    <w:rsid w:val="006F40D6"/>
    <w:rsid w:val="006F62C8"/>
    <w:rsid w:val="00700222"/>
    <w:rsid w:val="00702FEE"/>
    <w:rsid w:val="00704B1E"/>
    <w:rsid w:val="00706CBE"/>
    <w:rsid w:val="00715220"/>
    <w:rsid w:val="00724058"/>
    <w:rsid w:val="00741EBA"/>
    <w:rsid w:val="00753759"/>
    <w:rsid w:val="0075653E"/>
    <w:rsid w:val="00757644"/>
    <w:rsid w:val="00762763"/>
    <w:rsid w:val="00766CA6"/>
    <w:rsid w:val="0077390C"/>
    <w:rsid w:val="00777478"/>
    <w:rsid w:val="00782CBA"/>
    <w:rsid w:val="00783F0A"/>
    <w:rsid w:val="00784522"/>
    <w:rsid w:val="00794143"/>
    <w:rsid w:val="007A21E4"/>
    <w:rsid w:val="007A3BD7"/>
    <w:rsid w:val="007A3E14"/>
    <w:rsid w:val="007A4BD8"/>
    <w:rsid w:val="007B1294"/>
    <w:rsid w:val="007B29CE"/>
    <w:rsid w:val="007B5978"/>
    <w:rsid w:val="007B5BE2"/>
    <w:rsid w:val="007C4877"/>
    <w:rsid w:val="007C58BF"/>
    <w:rsid w:val="007C5AF1"/>
    <w:rsid w:val="007D4329"/>
    <w:rsid w:val="007D772A"/>
    <w:rsid w:val="007E2C50"/>
    <w:rsid w:val="00801753"/>
    <w:rsid w:val="008078BD"/>
    <w:rsid w:val="00813180"/>
    <w:rsid w:val="00823728"/>
    <w:rsid w:val="008310EE"/>
    <w:rsid w:val="008448BD"/>
    <w:rsid w:val="00856267"/>
    <w:rsid w:val="00867802"/>
    <w:rsid w:val="0087269A"/>
    <w:rsid w:val="008729A8"/>
    <w:rsid w:val="00873005"/>
    <w:rsid w:val="0087346F"/>
    <w:rsid w:val="00875764"/>
    <w:rsid w:val="00877E3F"/>
    <w:rsid w:val="008816A7"/>
    <w:rsid w:val="00884A1F"/>
    <w:rsid w:val="008940BC"/>
    <w:rsid w:val="00894F45"/>
    <w:rsid w:val="008A2AC7"/>
    <w:rsid w:val="008A4514"/>
    <w:rsid w:val="008B1D66"/>
    <w:rsid w:val="008B3A94"/>
    <w:rsid w:val="008D087A"/>
    <w:rsid w:val="008D1DD5"/>
    <w:rsid w:val="008D5138"/>
    <w:rsid w:val="008D6614"/>
    <w:rsid w:val="008E4363"/>
    <w:rsid w:val="008F7868"/>
    <w:rsid w:val="0090413F"/>
    <w:rsid w:val="0091732D"/>
    <w:rsid w:val="0092101E"/>
    <w:rsid w:val="00921AAB"/>
    <w:rsid w:val="00930C80"/>
    <w:rsid w:val="00933A4D"/>
    <w:rsid w:val="0094368D"/>
    <w:rsid w:val="00944172"/>
    <w:rsid w:val="00947C1F"/>
    <w:rsid w:val="00950C59"/>
    <w:rsid w:val="009518EF"/>
    <w:rsid w:val="00953084"/>
    <w:rsid w:val="009656A7"/>
    <w:rsid w:val="009678D2"/>
    <w:rsid w:val="00972BCE"/>
    <w:rsid w:val="009742E9"/>
    <w:rsid w:val="009748C8"/>
    <w:rsid w:val="00974F1D"/>
    <w:rsid w:val="00994416"/>
    <w:rsid w:val="00995068"/>
    <w:rsid w:val="009A2B9D"/>
    <w:rsid w:val="009B0853"/>
    <w:rsid w:val="009B5F7D"/>
    <w:rsid w:val="009B739B"/>
    <w:rsid w:val="009C41FC"/>
    <w:rsid w:val="009C5FB7"/>
    <w:rsid w:val="009C615D"/>
    <w:rsid w:val="009D42C3"/>
    <w:rsid w:val="009D5B10"/>
    <w:rsid w:val="009E5780"/>
    <w:rsid w:val="009F0D26"/>
    <w:rsid w:val="009F1441"/>
    <w:rsid w:val="009F6A3F"/>
    <w:rsid w:val="00A007CA"/>
    <w:rsid w:val="00A143D8"/>
    <w:rsid w:val="00A162E2"/>
    <w:rsid w:val="00A3380F"/>
    <w:rsid w:val="00A37268"/>
    <w:rsid w:val="00A414AC"/>
    <w:rsid w:val="00A41D48"/>
    <w:rsid w:val="00A448AA"/>
    <w:rsid w:val="00A5294F"/>
    <w:rsid w:val="00A52E6D"/>
    <w:rsid w:val="00A5349C"/>
    <w:rsid w:val="00A548AC"/>
    <w:rsid w:val="00A577D8"/>
    <w:rsid w:val="00A65A74"/>
    <w:rsid w:val="00A67C1D"/>
    <w:rsid w:val="00A70B7D"/>
    <w:rsid w:val="00A723FF"/>
    <w:rsid w:val="00A743F3"/>
    <w:rsid w:val="00A83C3B"/>
    <w:rsid w:val="00A87CB7"/>
    <w:rsid w:val="00A91518"/>
    <w:rsid w:val="00A9342C"/>
    <w:rsid w:val="00A93AF8"/>
    <w:rsid w:val="00A93F1F"/>
    <w:rsid w:val="00AA7A29"/>
    <w:rsid w:val="00AB09F1"/>
    <w:rsid w:val="00AB28A1"/>
    <w:rsid w:val="00AB3620"/>
    <w:rsid w:val="00AC3D72"/>
    <w:rsid w:val="00AE35F5"/>
    <w:rsid w:val="00AE641C"/>
    <w:rsid w:val="00AF1F67"/>
    <w:rsid w:val="00AF57E3"/>
    <w:rsid w:val="00B05454"/>
    <w:rsid w:val="00B05B4F"/>
    <w:rsid w:val="00B060F1"/>
    <w:rsid w:val="00B1180B"/>
    <w:rsid w:val="00B16FC2"/>
    <w:rsid w:val="00B21741"/>
    <w:rsid w:val="00B2177C"/>
    <w:rsid w:val="00B22004"/>
    <w:rsid w:val="00B260DE"/>
    <w:rsid w:val="00B41ABF"/>
    <w:rsid w:val="00B52FFB"/>
    <w:rsid w:val="00B540E6"/>
    <w:rsid w:val="00B553CA"/>
    <w:rsid w:val="00B5622C"/>
    <w:rsid w:val="00B57509"/>
    <w:rsid w:val="00B64507"/>
    <w:rsid w:val="00B67DD8"/>
    <w:rsid w:val="00B76989"/>
    <w:rsid w:val="00B802E8"/>
    <w:rsid w:val="00B86B9E"/>
    <w:rsid w:val="00B9052D"/>
    <w:rsid w:val="00B92934"/>
    <w:rsid w:val="00B92EDF"/>
    <w:rsid w:val="00B941DB"/>
    <w:rsid w:val="00B958FE"/>
    <w:rsid w:val="00BA2817"/>
    <w:rsid w:val="00BA4262"/>
    <w:rsid w:val="00BA62DE"/>
    <w:rsid w:val="00BA6702"/>
    <w:rsid w:val="00BA799A"/>
    <w:rsid w:val="00BB00AF"/>
    <w:rsid w:val="00BB2E84"/>
    <w:rsid w:val="00BB43F3"/>
    <w:rsid w:val="00BD06DE"/>
    <w:rsid w:val="00BD0EB7"/>
    <w:rsid w:val="00BD1B3D"/>
    <w:rsid w:val="00BD3E23"/>
    <w:rsid w:val="00BD5C98"/>
    <w:rsid w:val="00BD72BD"/>
    <w:rsid w:val="00BF5142"/>
    <w:rsid w:val="00BF605C"/>
    <w:rsid w:val="00C01A5F"/>
    <w:rsid w:val="00C01D68"/>
    <w:rsid w:val="00C078A8"/>
    <w:rsid w:val="00C26B3D"/>
    <w:rsid w:val="00C26BD3"/>
    <w:rsid w:val="00C31026"/>
    <w:rsid w:val="00C32C93"/>
    <w:rsid w:val="00C334D2"/>
    <w:rsid w:val="00C461F8"/>
    <w:rsid w:val="00C60815"/>
    <w:rsid w:val="00C76174"/>
    <w:rsid w:val="00C763D0"/>
    <w:rsid w:val="00C825DE"/>
    <w:rsid w:val="00C840F4"/>
    <w:rsid w:val="00C900FC"/>
    <w:rsid w:val="00C907C7"/>
    <w:rsid w:val="00C92083"/>
    <w:rsid w:val="00C94021"/>
    <w:rsid w:val="00C95F35"/>
    <w:rsid w:val="00CA5BAF"/>
    <w:rsid w:val="00CB0BAB"/>
    <w:rsid w:val="00CB1DEE"/>
    <w:rsid w:val="00CB32BE"/>
    <w:rsid w:val="00CC5A60"/>
    <w:rsid w:val="00CC640D"/>
    <w:rsid w:val="00CD452D"/>
    <w:rsid w:val="00CD78BB"/>
    <w:rsid w:val="00CE4A5E"/>
    <w:rsid w:val="00CE5AF8"/>
    <w:rsid w:val="00CE76E2"/>
    <w:rsid w:val="00CF180F"/>
    <w:rsid w:val="00CF5C64"/>
    <w:rsid w:val="00D0154C"/>
    <w:rsid w:val="00D0745C"/>
    <w:rsid w:val="00D0777E"/>
    <w:rsid w:val="00D11123"/>
    <w:rsid w:val="00D11EE9"/>
    <w:rsid w:val="00D14E96"/>
    <w:rsid w:val="00D170D8"/>
    <w:rsid w:val="00D20308"/>
    <w:rsid w:val="00D3066F"/>
    <w:rsid w:val="00D34322"/>
    <w:rsid w:val="00D362C3"/>
    <w:rsid w:val="00D40332"/>
    <w:rsid w:val="00D405C4"/>
    <w:rsid w:val="00D4152C"/>
    <w:rsid w:val="00D41E65"/>
    <w:rsid w:val="00D50BBD"/>
    <w:rsid w:val="00D60EA9"/>
    <w:rsid w:val="00D64A13"/>
    <w:rsid w:val="00D67897"/>
    <w:rsid w:val="00D735F7"/>
    <w:rsid w:val="00D81FA1"/>
    <w:rsid w:val="00D9276A"/>
    <w:rsid w:val="00D9517B"/>
    <w:rsid w:val="00DB19CD"/>
    <w:rsid w:val="00DB1DB7"/>
    <w:rsid w:val="00DB5CDC"/>
    <w:rsid w:val="00DB7CB4"/>
    <w:rsid w:val="00DC1C0E"/>
    <w:rsid w:val="00DD072A"/>
    <w:rsid w:val="00DE0357"/>
    <w:rsid w:val="00DF0BFF"/>
    <w:rsid w:val="00E03235"/>
    <w:rsid w:val="00E04FB9"/>
    <w:rsid w:val="00E073A6"/>
    <w:rsid w:val="00E106EA"/>
    <w:rsid w:val="00E107E4"/>
    <w:rsid w:val="00E16C7D"/>
    <w:rsid w:val="00E21B70"/>
    <w:rsid w:val="00E366B3"/>
    <w:rsid w:val="00E36CA9"/>
    <w:rsid w:val="00E407F3"/>
    <w:rsid w:val="00E44291"/>
    <w:rsid w:val="00E541FC"/>
    <w:rsid w:val="00E61499"/>
    <w:rsid w:val="00E73A49"/>
    <w:rsid w:val="00E7667A"/>
    <w:rsid w:val="00E956AB"/>
    <w:rsid w:val="00EA2CB6"/>
    <w:rsid w:val="00EB1D89"/>
    <w:rsid w:val="00EB2BC3"/>
    <w:rsid w:val="00EB3A72"/>
    <w:rsid w:val="00EB55BD"/>
    <w:rsid w:val="00EC491E"/>
    <w:rsid w:val="00EC63BF"/>
    <w:rsid w:val="00ED754C"/>
    <w:rsid w:val="00EE25F6"/>
    <w:rsid w:val="00EE3C70"/>
    <w:rsid w:val="00EE6D0F"/>
    <w:rsid w:val="00EF0776"/>
    <w:rsid w:val="00EF6739"/>
    <w:rsid w:val="00F05E36"/>
    <w:rsid w:val="00F10713"/>
    <w:rsid w:val="00F232EF"/>
    <w:rsid w:val="00F26AF9"/>
    <w:rsid w:val="00F26D19"/>
    <w:rsid w:val="00F315CC"/>
    <w:rsid w:val="00F32F7E"/>
    <w:rsid w:val="00F4291F"/>
    <w:rsid w:val="00F43C66"/>
    <w:rsid w:val="00F50F09"/>
    <w:rsid w:val="00F54B25"/>
    <w:rsid w:val="00F54CD3"/>
    <w:rsid w:val="00F60508"/>
    <w:rsid w:val="00F60F32"/>
    <w:rsid w:val="00F63F59"/>
    <w:rsid w:val="00F73A61"/>
    <w:rsid w:val="00F7590D"/>
    <w:rsid w:val="00F9482D"/>
    <w:rsid w:val="00FA06BF"/>
    <w:rsid w:val="00FA084C"/>
    <w:rsid w:val="00FA1D24"/>
    <w:rsid w:val="00FA58B6"/>
    <w:rsid w:val="00FB2C3E"/>
    <w:rsid w:val="00FB5DC0"/>
    <w:rsid w:val="00FB64D8"/>
    <w:rsid w:val="00FC217B"/>
    <w:rsid w:val="00FC2F08"/>
    <w:rsid w:val="00FD45C1"/>
    <w:rsid w:val="00FE0FB0"/>
    <w:rsid w:val="00FE4582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8417"/>
    <o:shapelayout v:ext="edit">
      <o:idmap v:ext="edit" data="1"/>
    </o:shapelayout>
  </w:shapeDefaults>
  <w:decimalSymbol w:val="."/>
  <w:listSeparator w:val=","/>
  <w14:docId w14:val="0F158B13"/>
  <w15:docId w15:val="{C4A3B06A-C0DA-449D-A93F-0C2E9F27E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2CBA"/>
    <w:pPr>
      <w:spacing w:after="0" w:line="36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052D"/>
    <w:pPr>
      <w:keepNext/>
      <w:keepLines/>
      <w:spacing w:line="240" w:lineRule="auto"/>
      <w:outlineLvl w:val="0"/>
    </w:pPr>
    <w:rPr>
      <w:rFonts w:eastAsiaTheme="majorEastAsia" w:cstheme="majorBidi"/>
      <w:b/>
      <w:bCs/>
      <w:color w:val="FFE312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80B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C1D"/>
    <w:pPr>
      <w:keepNext/>
      <w:keepLines/>
      <w:spacing w:line="24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0FB0"/>
    <w:pPr>
      <w:keepNext/>
      <w:keepLines/>
      <w:spacing w:line="240" w:lineRule="auto"/>
      <w:outlineLvl w:val="3"/>
    </w:pPr>
    <w:rPr>
      <w:rFonts w:eastAsiaTheme="majorEastAsia" w:cstheme="majorBidi"/>
      <w:b/>
      <w:bCs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4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4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4AC"/>
  </w:style>
  <w:style w:type="paragraph" w:styleId="Footer">
    <w:name w:val="footer"/>
    <w:basedOn w:val="Normal"/>
    <w:link w:val="Foot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4AC"/>
  </w:style>
  <w:style w:type="character" w:customStyle="1" w:styleId="Heading1Char">
    <w:name w:val="Heading 1 Char"/>
    <w:basedOn w:val="DefaultParagraphFont"/>
    <w:link w:val="Heading1"/>
    <w:uiPriority w:val="9"/>
    <w:rsid w:val="0068052D"/>
    <w:rPr>
      <w:rFonts w:ascii="Verdana" w:eastAsiaTheme="majorEastAsia" w:hAnsi="Verdana" w:cstheme="majorBidi"/>
      <w:b/>
      <w:bCs/>
      <w:color w:val="FFE312"/>
      <w:sz w:val="36"/>
      <w:szCs w:val="32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D111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112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F7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7868"/>
    <w:pPr>
      <w:ind w:left="720"/>
      <w:contextualSpacing/>
    </w:pPr>
  </w:style>
  <w:style w:type="paragraph" w:customStyle="1" w:styleId="Bodytextstyle">
    <w:name w:val="Body text style"/>
    <w:basedOn w:val="Normal"/>
    <w:qFormat/>
    <w:rsid w:val="004B04FC"/>
    <w:pPr>
      <w:widowControl w:val="0"/>
      <w:tabs>
        <w:tab w:val="left" w:pos="42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eastAsiaTheme="minorEastAsia" w:cs="Verdana"/>
      <w:color w:val="000000"/>
      <w:szCs w:val="1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1180B"/>
    <w:rPr>
      <w:rFonts w:ascii="Verdana" w:eastAsiaTheme="majorEastAsia" w:hAnsi="Verdana" w:cstheme="majorBidi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7C1D"/>
    <w:rPr>
      <w:rFonts w:ascii="Verdana" w:eastAsiaTheme="majorEastAsia" w:hAnsi="Verdana" w:cstheme="majorBidi"/>
      <w:b/>
      <w:bCs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E0FB0"/>
    <w:rPr>
      <w:rFonts w:ascii="Verdana" w:eastAsiaTheme="majorEastAsia" w:hAnsi="Verdana" w:cstheme="majorBidi"/>
      <w:b/>
      <w:bCs/>
      <w:iCs/>
      <w:sz w:val="20"/>
    </w:rPr>
  </w:style>
  <w:style w:type="character" w:styleId="Strong">
    <w:name w:val="Strong"/>
    <w:basedOn w:val="DefaultParagraphFont"/>
    <w:uiPriority w:val="22"/>
    <w:qFormat/>
    <w:rsid w:val="00766CA6"/>
    <w:rPr>
      <w:b/>
      <w:bCs/>
    </w:rPr>
  </w:style>
  <w:style w:type="paragraph" w:styleId="Title">
    <w:name w:val="Title"/>
    <w:basedOn w:val="Heading1"/>
    <w:next w:val="Normal"/>
    <w:link w:val="TitleChar"/>
    <w:uiPriority w:val="10"/>
    <w:qFormat/>
    <w:rsid w:val="004A7A25"/>
  </w:style>
  <w:style w:type="character" w:customStyle="1" w:styleId="TitleChar">
    <w:name w:val="Title Char"/>
    <w:basedOn w:val="DefaultParagraphFont"/>
    <w:link w:val="Title"/>
    <w:uiPriority w:val="10"/>
    <w:rsid w:val="004A7A25"/>
    <w:rPr>
      <w:rFonts w:ascii="Verdana" w:eastAsiaTheme="majorEastAsia" w:hAnsi="Verdana" w:cstheme="majorBidi"/>
      <w:b/>
      <w:bCs/>
      <w:color w:val="FFE312"/>
      <w:sz w:val="36"/>
      <w:szCs w:val="32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6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278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6223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76918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10808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44967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0445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7800">
      <w:bodyDiv w:val="1"/>
      <w:marLeft w:val="300"/>
      <w:marRight w:val="0"/>
      <w:marTop w:val="18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footer" Target="footer3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1.xml"/><Relationship Id="rId64" Type="http://schemas.openxmlformats.org/officeDocument/2006/relationships/customXml" Target="../customXml/item5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2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>To be Reviewed</_Status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GGKL-1341018776-4504</_dlc_DocId>
    <_dlc_DocIdUrl xmlns="13bfd587-5662-4c43-913e-045f37872afe">
      <Url>https://goughgroupltd.sharepoint.com/sites/GoughGroupKnowledge/_layouts/15/DocIdRedir.aspx?ID=GGKL-1341018776-4504</Url>
      <Description>GGKL-1341018776-4504</Description>
    </_dlc_DocIdUrl>
    <Activity xmlns="ef771d1d-d70d-4d80-8b8d-420e2422cbf9">Archived Guides</Activity>
    <Subactivity xmlns="ef771d1d-d70d-4d80-8b8d-420e2422cbf9">No Subactivity</Subactivity>
    <Function xmlns="ef771d1d-d70d-4d80-8b8d-420e2422cbf9">NAXT Guides</Function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2425bbe8854752dd8be25f1aa7687b78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494e5d5b017010f4270bab875a37edf6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D365 Guide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16F7E92D-B5C5-4A56-B623-E075A5B4CF70}">
  <ds:schemaRefs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D4C477B3-7347-4ADD-A8DA-F382502ADD3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08CEF9-FE69-4571-8B61-23CE032705EF}"/>
</file>

<file path=customXml/itemProps4.xml><?xml version="1.0" encoding="utf-8"?>
<ds:datastoreItem xmlns:ds="http://schemas.openxmlformats.org/officeDocument/2006/customXml" ds:itemID="{8A580C9F-E3E2-433D-AF1E-A96F8949FEC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4A17E8E-A5A9-4086-A8E9-26399D2FE2D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1121</Words>
  <Characters>6395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Gough Group</Company>
  <LinksUpToDate>false</LinksUpToDate>
  <CharactersWithSpaces>7501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 Hikuroa</dc:creator>
  <cp:lastModifiedBy>Jessica Macfarlane</cp:lastModifiedBy>
  <cp:revision>3</cp:revision>
  <cp:lastPrinted>2015-03-06T01:37:00Z</cp:lastPrinted>
  <dcterms:created xsi:type="dcterms:W3CDTF">2016-05-22T22:40:00Z</dcterms:created>
  <dcterms:modified xsi:type="dcterms:W3CDTF">2017-10-03T23:47:00Z</dcterms:modified>
  <cp:contentStatus>To be Reviewed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1a5a6ae6-fcc2-4ffa-a2c6-c9de0ae14063</vt:lpwstr>
  </property>
  <property fmtid="{D5CDD505-2E9C-101B-9397-08002B2CF9AE}" pid="4" name="Topic">
    <vt:lpwstr/>
  </property>
</Properties>
</file>